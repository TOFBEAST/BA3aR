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7592" w:rsidRPr="00F27592" w:rsidRDefault="00F27592" w:rsidP="00F27592">
      <w:pPr>
        <w:shd w:val="clear" w:color="auto" w:fill="FFFFFF"/>
        <w:spacing w:after="0" w:line="240" w:lineRule="auto"/>
        <w:jc w:val="both"/>
        <w:rPr>
          <w:rFonts w:ascii="Arial" w:eastAsia="Times New Roman" w:hAnsi="Arial" w:cs="Arial"/>
          <w:color w:val="444444"/>
          <w:sz w:val="18"/>
          <w:szCs w:val="18"/>
          <w:lang w:val="en-US" w:eastAsia="ru-RU"/>
        </w:rPr>
      </w:pPr>
      <w:r w:rsidRPr="00F27592">
        <w:rPr>
          <w:rFonts w:ascii="Arial" w:eastAsia="Times New Roman" w:hAnsi="Arial" w:cs="Arial"/>
          <w:color w:val="444444"/>
          <w:sz w:val="18"/>
          <w:szCs w:val="18"/>
          <w:lang w:val="en-US" w:eastAsia="ru-RU"/>
        </w:rPr>
        <w:t>In this project, you needed these parts (</w:t>
      </w:r>
      <w:r w:rsidRPr="00F27592">
        <w:rPr>
          <w:rFonts w:ascii="inherit" w:eastAsia="Times New Roman" w:hAnsi="inherit" w:cs="Arial"/>
          <w:b/>
          <w:bCs/>
          <w:i/>
          <w:iCs/>
          <w:color w:val="444444"/>
          <w:sz w:val="18"/>
          <w:szCs w:val="18"/>
          <w:bdr w:val="none" w:sz="0" w:space="0" w:color="auto" w:frame="1"/>
          <w:lang w:val="en-US" w:eastAsia="ru-RU"/>
        </w:rPr>
        <w:t xml:space="preserve">Dear visitors. You can support our project </w:t>
      </w:r>
      <w:proofErr w:type="spellStart"/>
      <w:r w:rsidRPr="00F27592">
        <w:rPr>
          <w:rFonts w:ascii="inherit" w:eastAsia="Times New Roman" w:hAnsi="inherit" w:cs="Arial"/>
          <w:b/>
          <w:bCs/>
          <w:i/>
          <w:iCs/>
          <w:color w:val="444444"/>
          <w:sz w:val="18"/>
          <w:szCs w:val="18"/>
          <w:bdr w:val="none" w:sz="0" w:space="0" w:color="auto" w:frame="1"/>
          <w:lang w:val="en-US" w:eastAsia="ru-RU"/>
        </w:rPr>
        <w:t>buy</w:t>
      </w:r>
      <w:proofErr w:type="spellEnd"/>
      <w:r w:rsidRPr="00F27592">
        <w:rPr>
          <w:rFonts w:ascii="inherit" w:eastAsia="Times New Roman" w:hAnsi="inherit" w:cs="Arial"/>
          <w:b/>
          <w:bCs/>
          <w:i/>
          <w:iCs/>
          <w:color w:val="444444"/>
          <w:sz w:val="18"/>
          <w:szCs w:val="18"/>
          <w:bdr w:val="none" w:sz="0" w:space="0" w:color="auto" w:frame="1"/>
          <w:lang w:val="en-US" w:eastAsia="ru-RU"/>
        </w:rPr>
        <w:t xml:space="preserve"> clicking on the links of parts and buying them or donate us to keep this website alive. Thank you</w:t>
      </w:r>
      <w:r w:rsidRPr="00F27592">
        <w:rPr>
          <w:rFonts w:ascii="Arial" w:eastAsia="Times New Roman" w:hAnsi="Arial" w:cs="Arial"/>
          <w:color w:val="444444"/>
          <w:sz w:val="18"/>
          <w:szCs w:val="18"/>
          <w:lang w:val="en-US" w:eastAsia="ru-RU"/>
        </w:rPr>
        <w:t>):</w:t>
      </w:r>
    </w:p>
    <w:p w:rsidR="00F27592" w:rsidRPr="00F27592" w:rsidRDefault="00F27592" w:rsidP="00F27592">
      <w:pPr>
        <w:shd w:val="clear" w:color="auto" w:fill="FFFFFF"/>
        <w:spacing w:after="0" w:line="240" w:lineRule="auto"/>
        <w:jc w:val="both"/>
        <w:rPr>
          <w:rFonts w:ascii="Arial" w:eastAsia="Times New Roman" w:hAnsi="Arial" w:cs="Arial"/>
          <w:color w:val="444444"/>
          <w:sz w:val="18"/>
          <w:szCs w:val="18"/>
          <w:lang w:val="en-US" w:eastAsia="ru-RU"/>
        </w:rPr>
      </w:pPr>
      <w:proofErr w:type="gramStart"/>
      <w:r w:rsidRPr="00F27592">
        <w:rPr>
          <w:rFonts w:ascii="Arial" w:eastAsia="Times New Roman" w:hAnsi="Arial" w:cs="Arial"/>
          <w:color w:val="444444"/>
          <w:sz w:val="18"/>
          <w:szCs w:val="18"/>
          <w:lang w:val="en-US" w:eastAsia="ru-RU"/>
        </w:rPr>
        <w:t>1.</w:t>
      </w:r>
      <w:proofErr w:type="gramEnd"/>
      <w:r w:rsidRPr="00F27592">
        <w:rPr>
          <w:rFonts w:ascii="Arial" w:eastAsia="Times New Roman" w:hAnsi="Arial" w:cs="Arial"/>
          <w:color w:val="444444"/>
          <w:sz w:val="18"/>
          <w:szCs w:val="18"/>
          <w:lang w:eastAsia="ru-RU"/>
        </w:rPr>
        <w:fldChar w:fldCharType="begin"/>
      </w:r>
      <w:r w:rsidRPr="00F27592">
        <w:rPr>
          <w:rFonts w:ascii="Arial" w:eastAsia="Times New Roman" w:hAnsi="Arial" w:cs="Arial"/>
          <w:color w:val="444444"/>
          <w:sz w:val="18"/>
          <w:szCs w:val="18"/>
          <w:lang w:val="en-US" w:eastAsia="ru-RU"/>
        </w:rPr>
        <w:instrText xml:space="preserve"> HYPERLINK "http://s.click.aliexpress.com/e/jm2vJaM" </w:instrText>
      </w:r>
      <w:r w:rsidRPr="00F27592">
        <w:rPr>
          <w:rFonts w:ascii="Arial" w:eastAsia="Times New Roman" w:hAnsi="Arial" w:cs="Arial"/>
          <w:color w:val="444444"/>
          <w:sz w:val="18"/>
          <w:szCs w:val="18"/>
          <w:lang w:eastAsia="ru-RU"/>
        </w:rPr>
        <w:fldChar w:fldCharType="separate"/>
      </w:r>
      <w:r w:rsidRPr="00F27592">
        <w:rPr>
          <w:rFonts w:ascii="inherit" w:eastAsia="Times New Roman" w:hAnsi="inherit" w:cs="Arial"/>
          <w:color w:val="0099CC"/>
          <w:sz w:val="18"/>
          <w:szCs w:val="18"/>
          <w:bdr w:val="none" w:sz="0" w:space="0" w:color="auto" w:frame="1"/>
          <w:lang w:val="en-US" w:eastAsia="ru-RU"/>
        </w:rPr>
        <w:t>Arduino Uno R3</w:t>
      </w:r>
      <w:r w:rsidRPr="00F27592">
        <w:rPr>
          <w:rFonts w:ascii="Arial" w:eastAsia="Times New Roman" w:hAnsi="Arial" w:cs="Arial"/>
          <w:color w:val="444444"/>
          <w:sz w:val="18"/>
          <w:szCs w:val="18"/>
          <w:lang w:eastAsia="ru-RU"/>
        </w:rPr>
        <w:fldChar w:fldCharType="end"/>
      </w:r>
      <w:r w:rsidRPr="00F27592">
        <w:rPr>
          <w:rFonts w:ascii="Arial" w:eastAsia="Times New Roman" w:hAnsi="Arial" w:cs="Arial"/>
          <w:color w:val="444444"/>
          <w:sz w:val="18"/>
          <w:szCs w:val="18"/>
          <w:lang w:val="en-US" w:eastAsia="ru-RU"/>
        </w:rPr>
        <w:t xml:space="preserve"> (you can also use the other version of </w:t>
      </w:r>
      <w:proofErr w:type="spellStart"/>
      <w:r w:rsidRPr="00F27592">
        <w:rPr>
          <w:rFonts w:ascii="Arial" w:eastAsia="Times New Roman" w:hAnsi="Arial" w:cs="Arial"/>
          <w:color w:val="444444"/>
          <w:sz w:val="18"/>
          <w:szCs w:val="18"/>
          <w:lang w:val="en-US" w:eastAsia="ru-RU"/>
        </w:rPr>
        <w:t>Arduino</w:t>
      </w:r>
      <w:proofErr w:type="spellEnd"/>
      <w:r w:rsidRPr="00F27592">
        <w:rPr>
          <w:rFonts w:ascii="Arial" w:eastAsia="Times New Roman" w:hAnsi="Arial" w:cs="Arial"/>
          <w:color w:val="444444"/>
          <w:sz w:val="18"/>
          <w:szCs w:val="18"/>
          <w:lang w:val="en-US" w:eastAsia="ru-RU"/>
        </w:rPr>
        <w:t>)</w:t>
      </w:r>
    </w:p>
    <w:p w:rsidR="00F27592" w:rsidRPr="00F27592" w:rsidRDefault="00F27592" w:rsidP="00F27592">
      <w:pPr>
        <w:shd w:val="clear" w:color="auto" w:fill="FFFFFF"/>
        <w:spacing w:after="150" w:line="240" w:lineRule="auto"/>
        <w:jc w:val="both"/>
        <w:rPr>
          <w:rFonts w:ascii="Arial" w:eastAsia="Times New Roman" w:hAnsi="Arial" w:cs="Arial"/>
          <w:color w:val="444444"/>
          <w:sz w:val="18"/>
          <w:szCs w:val="18"/>
          <w:lang w:eastAsia="ru-RU"/>
        </w:rPr>
      </w:pPr>
      <w:r>
        <w:rPr>
          <w:rFonts w:ascii="Arial" w:eastAsia="Times New Roman" w:hAnsi="Arial" w:cs="Arial"/>
          <w:noProof/>
          <w:color w:val="444444"/>
          <w:sz w:val="18"/>
          <w:szCs w:val="18"/>
          <w:lang w:eastAsia="ru-RU"/>
        </w:rPr>
        <w:drawing>
          <wp:inline distT="0" distB="0" distL="0" distR="0">
            <wp:extent cx="1905000" cy="1432560"/>
            <wp:effectExtent l="0" t="0" r="0" b="0"/>
            <wp:docPr id="12" name="Рисунок 12" descr="http://acoptex.com/uploads/un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coptex.com/uploads/uno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05000" cy="1432560"/>
                    </a:xfrm>
                    <a:prstGeom prst="rect">
                      <a:avLst/>
                    </a:prstGeom>
                    <a:noFill/>
                    <a:ln>
                      <a:noFill/>
                    </a:ln>
                  </pic:spPr>
                </pic:pic>
              </a:graphicData>
            </a:graphic>
          </wp:inline>
        </w:drawing>
      </w:r>
    </w:p>
    <w:p w:rsidR="00F27592" w:rsidRPr="00F27592" w:rsidRDefault="00F27592" w:rsidP="00F27592">
      <w:pPr>
        <w:shd w:val="clear" w:color="auto" w:fill="FFFFFF"/>
        <w:spacing w:after="0" w:line="240" w:lineRule="auto"/>
        <w:jc w:val="both"/>
        <w:rPr>
          <w:rFonts w:ascii="Arial" w:eastAsia="Times New Roman" w:hAnsi="Arial" w:cs="Arial"/>
          <w:color w:val="444444"/>
          <w:sz w:val="18"/>
          <w:szCs w:val="18"/>
          <w:lang w:val="en-US" w:eastAsia="ru-RU"/>
        </w:rPr>
      </w:pPr>
      <w:r w:rsidRPr="00F27592">
        <w:rPr>
          <w:rFonts w:ascii="Arial" w:eastAsia="Times New Roman" w:hAnsi="Arial" w:cs="Arial"/>
          <w:color w:val="444444"/>
          <w:sz w:val="18"/>
          <w:szCs w:val="18"/>
          <w:lang w:val="en-US" w:eastAsia="ru-RU"/>
        </w:rPr>
        <w:t>2. </w:t>
      </w:r>
      <w:hyperlink r:id="rId7" w:history="1">
        <w:r w:rsidRPr="00F27592">
          <w:rPr>
            <w:rFonts w:ascii="inherit" w:eastAsia="Times New Roman" w:hAnsi="inherit" w:cs="Arial"/>
            <w:color w:val="0099CC"/>
            <w:sz w:val="18"/>
            <w:szCs w:val="18"/>
            <w:bdr w:val="none" w:sz="0" w:space="0" w:color="auto" w:frame="1"/>
            <w:lang w:val="en-US" w:eastAsia="ru-RU"/>
          </w:rPr>
          <w:t>1.8" SPI TFT LCD </w:t>
        </w:r>
      </w:hyperlink>
      <w:r w:rsidRPr="00F27592">
        <w:rPr>
          <w:rFonts w:ascii="Arial" w:eastAsia="Times New Roman" w:hAnsi="Arial" w:cs="Arial"/>
          <w:color w:val="444444"/>
          <w:sz w:val="18"/>
          <w:szCs w:val="18"/>
          <w:lang w:val="en-US" w:eastAsia="ru-RU"/>
        </w:rPr>
        <w:t>128x160 module (there are quite a lot of different modules but all of them have the same working principle) 1pc</w:t>
      </w:r>
    </w:p>
    <w:p w:rsidR="00F27592" w:rsidRPr="00F27592" w:rsidRDefault="00F27592" w:rsidP="00F27592">
      <w:pPr>
        <w:shd w:val="clear" w:color="auto" w:fill="FFFFFF"/>
        <w:spacing w:after="150" w:line="240" w:lineRule="auto"/>
        <w:jc w:val="both"/>
        <w:rPr>
          <w:rFonts w:ascii="Arial" w:eastAsia="Times New Roman" w:hAnsi="Arial" w:cs="Arial"/>
          <w:color w:val="444444"/>
          <w:sz w:val="18"/>
          <w:szCs w:val="18"/>
          <w:lang w:eastAsia="ru-RU"/>
        </w:rPr>
      </w:pPr>
      <w:r>
        <w:rPr>
          <w:rFonts w:ascii="Arial" w:eastAsia="Times New Roman" w:hAnsi="Arial" w:cs="Arial"/>
          <w:noProof/>
          <w:color w:val="444444"/>
          <w:sz w:val="18"/>
          <w:szCs w:val="18"/>
          <w:lang w:eastAsia="ru-RU"/>
        </w:rPr>
        <mc:AlternateContent>
          <mc:Choice Requires="wps">
            <w:drawing>
              <wp:inline distT="0" distB="0" distL="0" distR="0">
                <wp:extent cx="1432560" cy="1432560"/>
                <wp:effectExtent l="0" t="0" r="0" b="0"/>
                <wp:docPr id="11" name="Прямоугольник 11" descr="http://www.elecfreaks.com/store/images/1.8_A.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32560" cy="143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Прямоугольник 11" o:spid="_x0000_s1026" alt="Описание: http://www.elecfreaks.com/store/images/1.8_A.JPG" style="width:112.8pt;height:11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" filled="f" stroked="f">
                <o:lock v:ext="edit" aspectratio="t"/>
                <w10:anchorlock/>
              </v:rect>
            </w:pict>
          </mc:Fallback>
        </mc:AlternateContent>
      </w:r>
      <w:r>
        <w:rPr>
          <w:rFonts w:ascii="Arial" w:eastAsia="Times New Roman" w:hAnsi="Arial" w:cs="Arial"/>
          <w:noProof/>
          <w:color w:val="444444"/>
          <w:sz w:val="18"/>
          <w:szCs w:val="18"/>
          <w:lang w:eastAsia="ru-RU"/>
        </w:rPr>
        <w:drawing>
          <wp:inline distT="0" distB="0" distL="0" distR="0">
            <wp:extent cx="1432560" cy="1234440"/>
            <wp:effectExtent l="0" t="0" r="0" b="3810"/>
            <wp:docPr id="10" name="Рисунок 10" descr="https://voron.ua/files/pic/Modules/0217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oron.ua/files/pic/Modules/021765-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2560" cy="1234440"/>
                    </a:xfrm>
                    <a:prstGeom prst="rect">
                      <a:avLst/>
                    </a:prstGeom>
                    <a:noFill/>
                    <a:ln>
                      <a:noFill/>
                    </a:ln>
                  </pic:spPr>
                </pic:pic>
              </a:graphicData>
            </a:graphic>
          </wp:inline>
        </w:drawing>
      </w:r>
      <w:r>
        <w:rPr>
          <w:rFonts w:ascii="Arial" w:eastAsia="Times New Roman" w:hAnsi="Arial" w:cs="Arial"/>
          <w:noProof/>
          <w:color w:val="444444"/>
          <w:sz w:val="18"/>
          <w:szCs w:val="18"/>
          <w:lang w:eastAsia="ru-RU"/>
        </w:rPr>
        <w:drawing>
          <wp:inline distT="0" distB="0" distL="0" distR="0">
            <wp:extent cx="1432560" cy="1066800"/>
            <wp:effectExtent l="0" t="0" r="0" b="0"/>
            <wp:docPr id="9" name="Рисунок 9" descr="https://cdn-shop.adafruit.com/970x728/35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shop.adafruit.com/970x728/358-0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32560" cy="1066800"/>
                    </a:xfrm>
                    <a:prstGeom prst="rect">
                      <a:avLst/>
                    </a:prstGeom>
                    <a:noFill/>
                    <a:ln>
                      <a:noFill/>
                    </a:ln>
                  </pic:spPr>
                </pic:pic>
              </a:graphicData>
            </a:graphic>
          </wp:inline>
        </w:drawing>
      </w:r>
      <w:r>
        <w:rPr>
          <w:rFonts w:ascii="Arial" w:eastAsia="Times New Roman" w:hAnsi="Arial" w:cs="Arial"/>
          <w:noProof/>
          <w:color w:val="444444"/>
          <w:sz w:val="18"/>
          <w:szCs w:val="18"/>
          <w:lang w:eastAsia="ru-RU"/>
        </w:rPr>
        <mc:AlternateContent>
          <mc:Choice Requires="wps">
            <w:drawing>
              <wp:inline distT="0" distB="0" distL="0" distR="0">
                <wp:extent cx="1432560" cy="1432560"/>
                <wp:effectExtent l="0" t="0" r="0" b="0"/>
                <wp:docPr id="8" name="Прямоугольник 8" descr="http://www.mini-tech.com.ua/image/cache/data/display/TFT_1-8_v2_1-550x550.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32560" cy="143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Прямоугольник 8" o:spid="_x0000_s1026" alt="Описание: http://www.mini-tech.com.ua/image/cache/data/display/TFT_1-8_v2_1-550x550.jpg" style="width:112.8pt;height:11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" filled="f" stroked="f">
                <o:lock v:ext="edit" aspectratio="t"/>
                <w10:anchorlock/>
              </v:rect>
            </w:pict>
          </mc:Fallback>
        </mc:AlternateContent>
      </w:r>
      <w:r>
        <w:rPr>
          <w:rFonts w:ascii="Arial" w:eastAsia="Times New Roman" w:hAnsi="Arial" w:cs="Arial"/>
          <w:noProof/>
          <w:color w:val="444444"/>
          <w:sz w:val="18"/>
          <w:szCs w:val="18"/>
          <w:lang w:eastAsia="ru-RU"/>
        </w:rPr>
        <w:drawing>
          <wp:inline distT="0" distB="0" distL="0" distR="0">
            <wp:extent cx="1432560" cy="1432560"/>
            <wp:effectExtent l="0" t="0" r="0" b="0"/>
            <wp:docPr id="7" name="Рисунок 7" descr="http://i.imgur.com/MYX7G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imgur.com/MYX7GUx.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r>
        <w:rPr>
          <w:rFonts w:ascii="Arial" w:eastAsia="Times New Roman" w:hAnsi="Arial" w:cs="Arial"/>
          <w:noProof/>
          <w:color w:val="444444"/>
          <w:sz w:val="18"/>
          <w:szCs w:val="18"/>
          <w:lang w:eastAsia="ru-RU"/>
        </w:rPr>
        <w:drawing>
          <wp:inline distT="0" distB="0" distL="0" distR="0">
            <wp:extent cx="1432560" cy="998220"/>
            <wp:effectExtent l="0" t="0" r="0" b="0"/>
            <wp:docPr id="6" name="Рисунок 6" descr="https://www.arduino.cc/en/uploads/Guide/ImageOnT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arduino.cc/en/uploads/Guide/ImageOnTFT.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32560" cy="998220"/>
                    </a:xfrm>
                    <a:prstGeom prst="rect">
                      <a:avLst/>
                    </a:prstGeom>
                    <a:noFill/>
                    <a:ln>
                      <a:noFill/>
                    </a:ln>
                  </pic:spPr>
                </pic:pic>
              </a:graphicData>
            </a:graphic>
          </wp:inline>
        </w:drawing>
      </w:r>
      <w:r>
        <w:rPr>
          <w:rFonts w:ascii="Arial" w:eastAsia="Times New Roman" w:hAnsi="Arial" w:cs="Arial"/>
          <w:noProof/>
          <w:color w:val="444444"/>
          <w:sz w:val="18"/>
          <w:szCs w:val="18"/>
          <w:lang w:eastAsia="ru-RU"/>
        </w:rPr>
        <w:drawing>
          <wp:inline distT="0" distB="0" distL="0" distR="0">
            <wp:extent cx="1432560" cy="1432560"/>
            <wp:effectExtent l="0" t="0" r="0" b="0"/>
            <wp:docPr id="5" name="Рисунок 5" descr="https://cdn.shopify.com/s/files/1/1978/9859/products/02_2_1_3_large.jpg?v=149926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shopify.com/s/files/1/1978/9859/products/02_2_1_3_large.jpg?v=149926606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p>
    <w:p w:rsidR="00F27592" w:rsidRPr="00F27592" w:rsidRDefault="00F27592" w:rsidP="00F27592">
      <w:pPr>
        <w:shd w:val="clear" w:color="auto" w:fill="FFFFFF"/>
        <w:spacing w:after="0" w:line="240" w:lineRule="auto"/>
        <w:jc w:val="both"/>
        <w:rPr>
          <w:rFonts w:ascii="Arial" w:eastAsia="Times New Roman" w:hAnsi="Arial" w:cs="Arial"/>
          <w:color w:val="444444"/>
          <w:sz w:val="18"/>
          <w:szCs w:val="18"/>
          <w:lang w:val="en-US" w:eastAsia="ru-RU"/>
        </w:rPr>
      </w:pPr>
      <w:proofErr w:type="gramStart"/>
      <w:r w:rsidRPr="00F27592">
        <w:rPr>
          <w:rFonts w:ascii="Arial" w:eastAsia="Times New Roman" w:hAnsi="Arial" w:cs="Arial"/>
          <w:color w:val="444444"/>
          <w:sz w:val="18"/>
          <w:szCs w:val="18"/>
          <w:lang w:val="en-US" w:eastAsia="ru-RU"/>
        </w:rPr>
        <w:t>3.Arduino</w:t>
      </w:r>
      <w:proofErr w:type="gramEnd"/>
      <w:r w:rsidRPr="00F27592">
        <w:rPr>
          <w:rFonts w:ascii="Arial" w:eastAsia="Times New Roman" w:hAnsi="Arial" w:cs="Arial"/>
          <w:color w:val="444444"/>
          <w:sz w:val="18"/>
          <w:szCs w:val="18"/>
          <w:lang w:val="en-US" w:eastAsia="ru-RU"/>
        </w:rPr>
        <w:t xml:space="preserve"> IDE ( you can download it from </w:t>
      </w:r>
      <w:hyperlink r:id="rId13" w:history="1">
        <w:r w:rsidRPr="00F27592">
          <w:rPr>
            <w:rFonts w:ascii="inherit" w:eastAsia="Times New Roman" w:hAnsi="inherit" w:cs="Arial"/>
            <w:color w:val="0099CC"/>
            <w:sz w:val="18"/>
            <w:szCs w:val="18"/>
            <w:bdr w:val="none" w:sz="0" w:space="0" w:color="auto" w:frame="1"/>
            <w:lang w:val="en-US" w:eastAsia="ru-RU"/>
          </w:rPr>
          <w:t>here </w:t>
        </w:r>
      </w:hyperlink>
      <w:r w:rsidRPr="00F27592">
        <w:rPr>
          <w:rFonts w:ascii="Arial" w:eastAsia="Times New Roman" w:hAnsi="Arial" w:cs="Arial"/>
          <w:color w:val="444444"/>
          <w:sz w:val="18"/>
          <w:szCs w:val="18"/>
          <w:lang w:val="en-US" w:eastAsia="ru-RU"/>
        </w:rPr>
        <w:t> )</w:t>
      </w:r>
    </w:p>
    <w:p w:rsidR="00F27592" w:rsidRPr="00F27592" w:rsidRDefault="00F27592" w:rsidP="00F27592">
      <w:pPr>
        <w:shd w:val="clear" w:color="auto" w:fill="FFFFFF"/>
        <w:spacing w:after="0" w:line="240" w:lineRule="auto"/>
        <w:jc w:val="both"/>
        <w:rPr>
          <w:rFonts w:ascii="Arial" w:eastAsia="Times New Roman" w:hAnsi="Arial" w:cs="Arial"/>
          <w:color w:val="444444"/>
          <w:sz w:val="18"/>
          <w:szCs w:val="18"/>
          <w:lang w:val="en-US" w:eastAsia="ru-RU"/>
        </w:rPr>
      </w:pPr>
      <w:proofErr w:type="gramStart"/>
      <w:r w:rsidRPr="00F27592">
        <w:rPr>
          <w:rFonts w:ascii="Arial" w:eastAsia="Times New Roman" w:hAnsi="Arial" w:cs="Arial"/>
          <w:color w:val="444444"/>
          <w:sz w:val="18"/>
          <w:szCs w:val="18"/>
          <w:lang w:val="en-US" w:eastAsia="ru-RU"/>
        </w:rPr>
        <w:t>4.</w:t>
      </w:r>
      <w:proofErr w:type="gramEnd"/>
      <w:r w:rsidRPr="00F27592">
        <w:rPr>
          <w:rFonts w:ascii="Arial" w:eastAsia="Times New Roman" w:hAnsi="Arial" w:cs="Arial"/>
          <w:color w:val="444444"/>
          <w:sz w:val="18"/>
          <w:szCs w:val="18"/>
          <w:lang w:eastAsia="ru-RU"/>
        </w:rPr>
        <w:fldChar w:fldCharType="begin"/>
      </w:r>
      <w:r w:rsidRPr="00F27592">
        <w:rPr>
          <w:rFonts w:ascii="Arial" w:eastAsia="Times New Roman" w:hAnsi="Arial" w:cs="Arial"/>
          <w:color w:val="444444"/>
          <w:sz w:val="18"/>
          <w:szCs w:val="18"/>
          <w:lang w:val="en-US" w:eastAsia="ru-RU"/>
        </w:rPr>
        <w:instrText xml:space="preserve"> HYPERLINK "http://s.click.aliexpress.com/e/NjQJayJ" </w:instrText>
      </w:r>
      <w:r w:rsidRPr="00F27592">
        <w:rPr>
          <w:rFonts w:ascii="Arial" w:eastAsia="Times New Roman" w:hAnsi="Arial" w:cs="Arial"/>
          <w:color w:val="444444"/>
          <w:sz w:val="18"/>
          <w:szCs w:val="18"/>
          <w:lang w:eastAsia="ru-RU"/>
        </w:rPr>
        <w:fldChar w:fldCharType="separate"/>
      </w:r>
      <w:r w:rsidRPr="00F27592">
        <w:rPr>
          <w:rFonts w:ascii="inherit" w:eastAsia="Times New Roman" w:hAnsi="inherit" w:cs="Arial"/>
          <w:color w:val="0099CC"/>
          <w:sz w:val="18"/>
          <w:szCs w:val="18"/>
          <w:bdr w:val="none" w:sz="0" w:space="0" w:color="auto" w:frame="1"/>
          <w:lang w:val="en-US" w:eastAsia="ru-RU"/>
        </w:rPr>
        <w:t>Jumper cables</w:t>
      </w:r>
      <w:r w:rsidRPr="00F27592">
        <w:rPr>
          <w:rFonts w:ascii="Arial" w:eastAsia="Times New Roman" w:hAnsi="Arial" w:cs="Arial"/>
          <w:color w:val="444444"/>
          <w:sz w:val="18"/>
          <w:szCs w:val="18"/>
          <w:lang w:eastAsia="ru-RU"/>
        </w:rPr>
        <w:fldChar w:fldCharType="end"/>
      </w:r>
      <w:r w:rsidRPr="00F27592">
        <w:rPr>
          <w:rFonts w:ascii="Arial" w:eastAsia="Times New Roman" w:hAnsi="Arial" w:cs="Arial"/>
          <w:color w:val="444444"/>
          <w:sz w:val="18"/>
          <w:szCs w:val="18"/>
          <w:lang w:val="en-US" w:eastAsia="ru-RU"/>
        </w:rPr>
        <w:t> F-M, M-M</w:t>
      </w:r>
    </w:p>
    <w:p w:rsidR="00F27592" w:rsidRPr="00F27592" w:rsidRDefault="00F27592" w:rsidP="00F27592">
      <w:pPr>
        <w:shd w:val="clear" w:color="auto" w:fill="FFFFFF"/>
        <w:spacing w:after="150" w:line="240" w:lineRule="auto"/>
        <w:jc w:val="both"/>
        <w:rPr>
          <w:rFonts w:ascii="Arial" w:eastAsia="Times New Roman" w:hAnsi="Arial" w:cs="Arial"/>
          <w:color w:val="444444"/>
          <w:sz w:val="18"/>
          <w:szCs w:val="18"/>
          <w:lang w:eastAsia="ru-RU"/>
        </w:rPr>
      </w:pPr>
      <w:r>
        <w:rPr>
          <w:rFonts w:ascii="Arial" w:eastAsia="Times New Roman" w:hAnsi="Arial" w:cs="Arial"/>
          <w:noProof/>
          <w:color w:val="444444"/>
          <w:sz w:val="18"/>
          <w:szCs w:val="18"/>
          <w:lang w:eastAsia="ru-RU"/>
        </w:rPr>
        <w:drawing>
          <wp:inline distT="0" distB="0" distL="0" distR="0">
            <wp:extent cx="1432560" cy="1432560"/>
            <wp:effectExtent l="0" t="0" r="0" b="0"/>
            <wp:docPr id="4" name="Рисунок 4" descr="http://acoptex.com/uploads/jumperwi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coptex.com/uploads/jumperwir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p>
    <w:p w:rsidR="00F27592" w:rsidRPr="00F27592" w:rsidRDefault="00F27592" w:rsidP="00F27592">
      <w:pPr>
        <w:shd w:val="clear" w:color="auto" w:fill="FFFFFF"/>
        <w:spacing w:after="0" w:line="240" w:lineRule="auto"/>
        <w:jc w:val="both"/>
        <w:rPr>
          <w:rFonts w:ascii="Arial" w:eastAsia="Times New Roman" w:hAnsi="Arial" w:cs="Arial"/>
          <w:color w:val="444444"/>
          <w:sz w:val="18"/>
          <w:szCs w:val="18"/>
          <w:lang w:val="en-US" w:eastAsia="ru-RU"/>
        </w:rPr>
      </w:pPr>
      <w:proofErr w:type="gramStart"/>
      <w:r w:rsidRPr="00F27592">
        <w:rPr>
          <w:rFonts w:ascii="Arial" w:eastAsia="Times New Roman" w:hAnsi="Arial" w:cs="Arial"/>
          <w:color w:val="444444"/>
          <w:sz w:val="18"/>
          <w:szCs w:val="18"/>
          <w:lang w:val="en-US" w:eastAsia="ru-RU"/>
        </w:rPr>
        <w:t>5.</w:t>
      </w:r>
      <w:proofErr w:type="gramEnd"/>
      <w:r w:rsidRPr="00F27592">
        <w:rPr>
          <w:rFonts w:ascii="Arial" w:eastAsia="Times New Roman" w:hAnsi="Arial" w:cs="Arial"/>
          <w:color w:val="444444"/>
          <w:sz w:val="18"/>
          <w:szCs w:val="18"/>
          <w:lang w:eastAsia="ru-RU"/>
        </w:rPr>
        <w:fldChar w:fldCharType="begin"/>
      </w:r>
      <w:r w:rsidRPr="00F27592">
        <w:rPr>
          <w:rFonts w:ascii="Arial" w:eastAsia="Times New Roman" w:hAnsi="Arial" w:cs="Arial"/>
          <w:color w:val="444444"/>
          <w:sz w:val="18"/>
          <w:szCs w:val="18"/>
          <w:lang w:val="en-US" w:eastAsia="ru-RU"/>
        </w:rPr>
        <w:instrText xml:space="preserve"> HYPERLINK "http://s.click.aliexpress.com/e/Eyf2Vju" </w:instrText>
      </w:r>
      <w:r w:rsidRPr="00F27592">
        <w:rPr>
          <w:rFonts w:ascii="Arial" w:eastAsia="Times New Roman" w:hAnsi="Arial" w:cs="Arial"/>
          <w:color w:val="444444"/>
          <w:sz w:val="18"/>
          <w:szCs w:val="18"/>
          <w:lang w:eastAsia="ru-RU"/>
        </w:rPr>
        <w:fldChar w:fldCharType="separate"/>
      </w:r>
      <w:r w:rsidRPr="00F27592">
        <w:rPr>
          <w:rFonts w:ascii="inherit" w:eastAsia="Times New Roman" w:hAnsi="inherit" w:cs="Arial"/>
          <w:color w:val="0099CC"/>
          <w:sz w:val="18"/>
          <w:szCs w:val="18"/>
          <w:bdr w:val="none" w:sz="0" w:space="0" w:color="auto" w:frame="1"/>
          <w:lang w:val="en-US" w:eastAsia="ru-RU"/>
        </w:rPr>
        <w:t>Resistor</w:t>
      </w:r>
      <w:r w:rsidRPr="00F27592">
        <w:rPr>
          <w:rFonts w:ascii="Arial" w:eastAsia="Times New Roman" w:hAnsi="Arial" w:cs="Arial"/>
          <w:color w:val="444444"/>
          <w:sz w:val="18"/>
          <w:szCs w:val="18"/>
          <w:lang w:eastAsia="ru-RU"/>
        </w:rPr>
        <w:fldChar w:fldCharType="end"/>
      </w:r>
      <w:r w:rsidRPr="00F27592">
        <w:rPr>
          <w:rFonts w:ascii="Arial" w:eastAsia="Times New Roman" w:hAnsi="Arial" w:cs="Arial"/>
          <w:color w:val="444444"/>
          <w:sz w:val="18"/>
          <w:szCs w:val="18"/>
          <w:lang w:val="en-US" w:eastAsia="ru-RU"/>
        </w:rPr>
        <w:t> 5 pcs (1 - 2KOhm 4 pcs, 40 - 470 Ohm 1 pc)</w:t>
      </w:r>
    </w:p>
    <w:p w:rsidR="00F27592" w:rsidRPr="00F27592" w:rsidRDefault="00F27592" w:rsidP="00F27592">
      <w:pPr>
        <w:shd w:val="clear" w:color="auto" w:fill="FFFFFF"/>
        <w:spacing w:after="150" w:line="240" w:lineRule="auto"/>
        <w:jc w:val="both"/>
        <w:rPr>
          <w:rFonts w:ascii="Arial" w:eastAsia="Times New Roman" w:hAnsi="Arial" w:cs="Arial"/>
          <w:color w:val="444444"/>
          <w:sz w:val="18"/>
          <w:szCs w:val="18"/>
          <w:lang w:eastAsia="ru-RU"/>
        </w:rPr>
      </w:pPr>
      <w:r>
        <w:rPr>
          <w:rFonts w:ascii="Arial" w:eastAsia="Times New Roman" w:hAnsi="Arial" w:cs="Arial"/>
          <w:noProof/>
          <w:color w:val="444444"/>
          <w:sz w:val="18"/>
          <w:szCs w:val="18"/>
          <w:lang w:eastAsia="ru-RU"/>
        </w:rPr>
        <w:drawing>
          <wp:inline distT="0" distB="0" distL="0" distR="0">
            <wp:extent cx="1432560" cy="1432560"/>
            <wp:effectExtent l="0" t="0" r="0" b="0"/>
            <wp:docPr id="3" name="Рисунок 3" descr="http://acoptex.com/uploads/resis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acoptex.com/uploads/resisto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p>
    <w:p w:rsidR="00F27592" w:rsidRPr="00F27592" w:rsidRDefault="00F27592" w:rsidP="00F27592">
      <w:pPr>
        <w:shd w:val="clear" w:color="auto" w:fill="FFFFFF"/>
        <w:spacing w:after="0" w:line="240" w:lineRule="auto"/>
        <w:jc w:val="both"/>
        <w:rPr>
          <w:rFonts w:ascii="Arial" w:eastAsia="Times New Roman" w:hAnsi="Arial" w:cs="Arial"/>
          <w:color w:val="444444"/>
          <w:sz w:val="18"/>
          <w:szCs w:val="18"/>
          <w:lang w:val="en-US" w:eastAsia="ru-RU"/>
        </w:rPr>
      </w:pPr>
      <w:proofErr w:type="gramStart"/>
      <w:r w:rsidRPr="00F27592">
        <w:rPr>
          <w:rFonts w:ascii="Arial" w:eastAsia="Times New Roman" w:hAnsi="Arial" w:cs="Arial"/>
          <w:color w:val="444444"/>
          <w:sz w:val="18"/>
          <w:szCs w:val="18"/>
          <w:lang w:val="en-US" w:eastAsia="ru-RU"/>
        </w:rPr>
        <w:t>6.</w:t>
      </w:r>
      <w:proofErr w:type="gramEnd"/>
      <w:r w:rsidRPr="00F27592">
        <w:rPr>
          <w:rFonts w:ascii="Arial" w:eastAsia="Times New Roman" w:hAnsi="Arial" w:cs="Arial"/>
          <w:color w:val="444444"/>
          <w:sz w:val="18"/>
          <w:szCs w:val="18"/>
          <w:lang w:eastAsia="ru-RU"/>
        </w:rPr>
        <w:fldChar w:fldCharType="begin"/>
      </w:r>
      <w:r w:rsidRPr="00F27592">
        <w:rPr>
          <w:rFonts w:ascii="Arial" w:eastAsia="Times New Roman" w:hAnsi="Arial" w:cs="Arial"/>
          <w:color w:val="444444"/>
          <w:sz w:val="18"/>
          <w:szCs w:val="18"/>
          <w:lang w:val="en-US" w:eastAsia="ru-RU"/>
        </w:rPr>
        <w:instrText xml:space="preserve"> HYPERLINK "http://s.click.aliexpress.com/e/7mAAe62" </w:instrText>
      </w:r>
      <w:r w:rsidRPr="00F27592">
        <w:rPr>
          <w:rFonts w:ascii="Arial" w:eastAsia="Times New Roman" w:hAnsi="Arial" w:cs="Arial"/>
          <w:color w:val="444444"/>
          <w:sz w:val="18"/>
          <w:szCs w:val="18"/>
          <w:lang w:eastAsia="ru-RU"/>
        </w:rPr>
        <w:fldChar w:fldCharType="separate"/>
      </w:r>
      <w:r w:rsidRPr="00F27592">
        <w:rPr>
          <w:rFonts w:ascii="inherit" w:eastAsia="Times New Roman" w:hAnsi="inherit" w:cs="Arial"/>
          <w:color w:val="0099CC"/>
          <w:sz w:val="18"/>
          <w:szCs w:val="18"/>
          <w:bdr w:val="none" w:sz="0" w:space="0" w:color="auto" w:frame="1"/>
          <w:lang w:val="en-US" w:eastAsia="ru-RU"/>
        </w:rPr>
        <w:t>Breadboard</w:t>
      </w:r>
      <w:r w:rsidRPr="00F27592">
        <w:rPr>
          <w:rFonts w:ascii="Arial" w:eastAsia="Times New Roman" w:hAnsi="Arial" w:cs="Arial"/>
          <w:color w:val="444444"/>
          <w:sz w:val="18"/>
          <w:szCs w:val="18"/>
          <w:lang w:eastAsia="ru-RU"/>
        </w:rPr>
        <w:fldChar w:fldCharType="end"/>
      </w:r>
      <w:r w:rsidRPr="00F27592">
        <w:rPr>
          <w:rFonts w:ascii="Arial" w:eastAsia="Times New Roman" w:hAnsi="Arial" w:cs="Arial"/>
          <w:color w:val="444444"/>
          <w:sz w:val="18"/>
          <w:szCs w:val="18"/>
          <w:lang w:val="en-US" w:eastAsia="ru-RU"/>
        </w:rPr>
        <w:t> half size or small size 1 pc</w:t>
      </w:r>
    </w:p>
    <w:p w:rsidR="00F27592" w:rsidRPr="00F27592" w:rsidRDefault="00F27592" w:rsidP="00F27592">
      <w:pPr>
        <w:shd w:val="clear" w:color="auto" w:fill="FFFFFF"/>
        <w:spacing w:after="150" w:line="240" w:lineRule="auto"/>
        <w:jc w:val="both"/>
        <w:rPr>
          <w:rFonts w:ascii="Arial" w:eastAsia="Times New Roman" w:hAnsi="Arial" w:cs="Arial"/>
          <w:color w:val="444444"/>
          <w:sz w:val="18"/>
          <w:szCs w:val="18"/>
          <w:lang w:eastAsia="ru-RU"/>
        </w:rPr>
      </w:pPr>
      <w:r>
        <w:rPr>
          <w:rFonts w:ascii="Arial" w:eastAsia="Times New Roman" w:hAnsi="Arial" w:cs="Arial"/>
          <w:noProof/>
          <w:color w:val="444444"/>
          <w:sz w:val="18"/>
          <w:szCs w:val="18"/>
          <w:lang w:eastAsia="ru-RU"/>
        </w:rPr>
        <w:lastRenderedPageBreak/>
        <w:drawing>
          <wp:inline distT="0" distB="0" distL="0" distR="0">
            <wp:extent cx="1432560" cy="1432560"/>
            <wp:effectExtent l="0" t="0" r="0" b="0"/>
            <wp:docPr id="2" name="Рисунок 2" descr="http://acoptex.com/uploads/bread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acoptex.com/uploads/breadboar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p>
    <w:p w:rsidR="00F27592" w:rsidRPr="00F27592" w:rsidRDefault="00F27592" w:rsidP="00F27592">
      <w:pPr>
        <w:shd w:val="clear" w:color="auto" w:fill="FFFFFF"/>
        <w:spacing w:after="0" w:line="240" w:lineRule="auto"/>
        <w:jc w:val="both"/>
        <w:rPr>
          <w:rFonts w:ascii="Arial" w:eastAsia="Times New Roman" w:hAnsi="Arial" w:cs="Arial"/>
          <w:color w:val="444444"/>
          <w:sz w:val="18"/>
          <w:szCs w:val="18"/>
          <w:lang w:val="en-US" w:eastAsia="ru-RU"/>
        </w:rPr>
      </w:pPr>
      <w:r w:rsidRPr="00F27592">
        <w:rPr>
          <w:rFonts w:ascii="inherit" w:eastAsia="Times New Roman" w:hAnsi="inherit" w:cs="Arial"/>
          <w:i/>
          <w:iCs/>
          <w:color w:val="444444"/>
          <w:sz w:val="18"/>
          <w:szCs w:val="18"/>
          <w:bdr w:val="none" w:sz="0" w:space="0" w:color="auto" w:frame="1"/>
          <w:lang w:val="en-US" w:eastAsia="ru-RU"/>
        </w:rPr>
        <w:t>General</w:t>
      </w:r>
    </w:p>
    <w:p w:rsidR="00F27592" w:rsidRPr="00F27592" w:rsidRDefault="00F27592" w:rsidP="00F27592">
      <w:pPr>
        <w:shd w:val="clear" w:color="auto" w:fill="FFFFFF"/>
        <w:spacing w:after="150" w:line="240" w:lineRule="auto"/>
        <w:jc w:val="both"/>
        <w:rPr>
          <w:rFonts w:ascii="Arial" w:eastAsia="Times New Roman" w:hAnsi="Arial" w:cs="Arial"/>
          <w:color w:val="444444"/>
          <w:sz w:val="18"/>
          <w:szCs w:val="18"/>
          <w:lang w:val="en-US" w:eastAsia="ru-RU"/>
        </w:rPr>
      </w:pPr>
      <w:r w:rsidRPr="00F27592">
        <w:rPr>
          <w:rFonts w:ascii="Arial" w:eastAsia="Times New Roman" w:hAnsi="Arial" w:cs="Arial"/>
          <w:color w:val="444444"/>
          <w:sz w:val="18"/>
          <w:szCs w:val="18"/>
          <w:lang w:val="en-US" w:eastAsia="ru-RU"/>
        </w:rPr>
        <w:t xml:space="preserve">We will learn how to connect 1.8" SPI TFT LCD 128x160 module to </w:t>
      </w:r>
      <w:proofErr w:type="spellStart"/>
      <w:r w:rsidRPr="00F27592">
        <w:rPr>
          <w:rFonts w:ascii="Arial" w:eastAsia="Times New Roman" w:hAnsi="Arial" w:cs="Arial"/>
          <w:color w:val="444444"/>
          <w:sz w:val="18"/>
          <w:szCs w:val="18"/>
          <w:lang w:val="en-US" w:eastAsia="ru-RU"/>
        </w:rPr>
        <w:t>Arduino</w:t>
      </w:r>
      <w:proofErr w:type="spellEnd"/>
      <w:r w:rsidRPr="00F27592">
        <w:rPr>
          <w:rFonts w:ascii="Arial" w:eastAsia="Times New Roman" w:hAnsi="Arial" w:cs="Arial"/>
          <w:color w:val="444444"/>
          <w:sz w:val="18"/>
          <w:szCs w:val="18"/>
          <w:lang w:val="en-US" w:eastAsia="ru-RU"/>
        </w:rPr>
        <w:t xml:space="preserve"> board and use it.</w:t>
      </w:r>
    </w:p>
    <w:p w:rsidR="00F27592" w:rsidRPr="00F27592" w:rsidRDefault="00F27592" w:rsidP="00F27592">
      <w:pPr>
        <w:shd w:val="clear" w:color="auto" w:fill="FFFFFF"/>
        <w:spacing w:after="0" w:line="240" w:lineRule="auto"/>
        <w:jc w:val="both"/>
        <w:rPr>
          <w:rFonts w:ascii="Arial" w:eastAsia="Times New Roman" w:hAnsi="Arial" w:cs="Arial"/>
          <w:color w:val="444444"/>
          <w:sz w:val="18"/>
          <w:szCs w:val="18"/>
          <w:lang w:val="en-US" w:eastAsia="ru-RU"/>
        </w:rPr>
      </w:pPr>
      <w:r w:rsidRPr="00F27592">
        <w:rPr>
          <w:rFonts w:ascii="inherit" w:eastAsia="Times New Roman" w:hAnsi="inherit" w:cs="Arial"/>
          <w:i/>
          <w:iCs/>
          <w:color w:val="444444"/>
          <w:sz w:val="18"/>
          <w:szCs w:val="18"/>
          <w:bdr w:val="none" w:sz="0" w:space="0" w:color="auto" w:frame="1"/>
          <w:lang w:val="en-US" w:eastAsia="ru-RU"/>
        </w:rPr>
        <w:t>Understanding the 1.8" SPI TFT LCD 128x160 module</w:t>
      </w:r>
    </w:p>
    <w:p w:rsidR="00F27592" w:rsidRPr="00F27592" w:rsidRDefault="00F27592" w:rsidP="00F27592">
      <w:pPr>
        <w:shd w:val="clear" w:color="auto" w:fill="FFFFFF"/>
        <w:spacing w:after="150" w:line="240" w:lineRule="auto"/>
        <w:jc w:val="both"/>
        <w:rPr>
          <w:rFonts w:ascii="Arial" w:eastAsia="Times New Roman" w:hAnsi="Arial" w:cs="Arial"/>
          <w:color w:val="444444"/>
          <w:sz w:val="18"/>
          <w:szCs w:val="18"/>
          <w:lang w:val="en-US" w:eastAsia="ru-RU"/>
        </w:rPr>
      </w:pPr>
      <w:r w:rsidRPr="00F27592">
        <w:rPr>
          <w:rFonts w:ascii="Arial" w:eastAsia="Times New Roman" w:hAnsi="Arial" w:cs="Arial"/>
          <w:color w:val="444444"/>
          <w:sz w:val="18"/>
          <w:szCs w:val="18"/>
          <w:lang w:val="en-US" w:eastAsia="ru-RU"/>
        </w:rPr>
        <w:t xml:space="preserve">This lovely little display breakout is the best way to add a small, colorful and bright display to any project. Since the display uses 4-wire SPI to communicate and has its own pixel-addressable frame buffer, it can be used with every kind of microcontroller. </w:t>
      </w:r>
      <w:proofErr w:type="gramStart"/>
      <w:r w:rsidRPr="00F27592">
        <w:rPr>
          <w:rFonts w:ascii="Arial" w:eastAsia="Times New Roman" w:hAnsi="Arial" w:cs="Arial"/>
          <w:color w:val="444444"/>
          <w:sz w:val="18"/>
          <w:szCs w:val="18"/>
          <w:lang w:val="en-US" w:eastAsia="ru-RU"/>
        </w:rPr>
        <w:t>Even a very small one with low memory and few pins available.</w:t>
      </w:r>
      <w:proofErr w:type="gramEnd"/>
    </w:p>
    <w:p w:rsidR="00F27592" w:rsidRPr="00F27592" w:rsidRDefault="00F27592" w:rsidP="00F27592">
      <w:pPr>
        <w:shd w:val="clear" w:color="auto" w:fill="FFFFFF"/>
        <w:spacing w:after="150" w:line="240" w:lineRule="auto"/>
        <w:jc w:val="both"/>
        <w:rPr>
          <w:rFonts w:ascii="Arial" w:eastAsia="Times New Roman" w:hAnsi="Arial" w:cs="Arial"/>
          <w:color w:val="444444"/>
          <w:sz w:val="18"/>
          <w:szCs w:val="18"/>
          <w:lang w:val="en-US" w:eastAsia="ru-RU"/>
        </w:rPr>
      </w:pPr>
      <w:r w:rsidRPr="00F27592">
        <w:rPr>
          <w:rFonts w:ascii="Arial" w:eastAsia="Times New Roman" w:hAnsi="Arial" w:cs="Arial"/>
          <w:color w:val="444444"/>
          <w:sz w:val="18"/>
          <w:szCs w:val="18"/>
          <w:lang w:val="en-US" w:eastAsia="ru-RU"/>
        </w:rPr>
        <w:t xml:space="preserve">The 1.8" display has 128x160 color pixels. Unlike the low cost "Nokia 6110" and similar LCD displays, which are CSTN type and thus have poor color and slow refresh, this display is a true TFT! The TFT driver (ST7735R, ST7735S, ST7735B) can display full 18-bit color (262K shades). And the LCD will always come with the same driver chip so </w:t>
      </w:r>
      <w:proofErr w:type="gramStart"/>
      <w:r w:rsidRPr="00F27592">
        <w:rPr>
          <w:rFonts w:ascii="Arial" w:eastAsia="Times New Roman" w:hAnsi="Arial" w:cs="Arial"/>
          <w:color w:val="444444"/>
          <w:sz w:val="18"/>
          <w:szCs w:val="18"/>
          <w:lang w:val="en-US" w:eastAsia="ru-RU"/>
        </w:rPr>
        <w:t>there's no worries</w:t>
      </w:r>
      <w:proofErr w:type="gramEnd"/>
      <w:r w:rsidRPr="00F27592">
        <w:rPr>
          <w:rFonts w:ascii="Arial" w:eastAsia="Times New Roman" w:hAnsi="Arial" w:cs="Arial"/>
          <w:color w:val="444444"/>
          <w:sz w:val="18"/>
          <w:szCs w:val="18"/>
          <w:lang w:val="en-US" w:eastAsia="ru-RU"/>
        </w:rPr>
        <w:t xml:space="preserve"> that your code will not work from one to the other.</w:t>
      </w:r>
    </w:p>
    <w:p w:rsidR="00F27592" w:rsidRPr="00F27592" w:rsidRDefault="00F27592" w:rsidP="00F27592">
      <w:pPr>
        <w:shd w:val="clear" w:color="auto" w:fill="FFFFFF"/>
        <w:spacing w:after="150" w:line="240" w:lineRule="auto"/>
        <w:jc w:val="both"/>
        <w:rPr>
          <w:ins w:id="0" w:author="Unknown"/>
          <w:rFonts w:ascii="Arial" w:eastAsia="Times New Roman" w:hAnsi="Arial" w:cs="Arial"/>
          <w:color w:val="444444"/>
          <w:sz w:val="18"/>
          <w:szCs w:val="18"/>
          <w:lang w:val="en-US" w:eastAsia="ru-RU"/>
        </w:rPr>
      </w:pPr>
      <w:ins w:id="1" w:author="Unknown">
        <w:r w:rsidRPr="00F27592">
          <w:rPr>
            <w:rFonts w:ascii="Arial" w:eastAsia="Times New Roman" w:hAnsi="Arial" w:cs="Arial"/>
            <w:color w:val="444444"/>
            <w:sz w:val="18"/>
            <w:szCs w:val="18"/>
            <w:lang w:val="en-US" w:eastAsia="ru-RU"/>
          </w:rPr>
          <w:t xml:space="preserve">The breakout has the TFT display soldered on (it uses a delicate flex-circuit connector) as well as </w:t>
        </w:r>
        <w:proofErr w:type="gramStart"/>
        <w:r w:rsidRPr="00F27592">
          <w:rPr>
            <w:rFonts w:ascii="Arial" w:eastAsia="Times New Roman" w:hAnsi="Arial" w:cs="Arial"/>
            <w:color w:val="444444"/>
            <w:sz w:val="18"/>
            <w:szCs w:val="18"/>
            <w:lang w:val="en-US" w:eastAsia="ru-RU"/>
          </w:rPr>
          <w:t>a</w:t>
        </w:r>
        <w:proofErr w:type="gramEnd"/>
        <w:r w:rsidRPr="00F27592">
          <w:rPr>
            <w:rFonts w:ascii="Arial" w:eastAsia="Times New Roman" w:hAnsi="Arial" w:cs="Arial"/>
            <w:color w:val="444444"/>
            <w:sz w:val="18"/>
            <w:szCs w:val="18"/>
            <w:lang w:val="en-US" w:eastAsia="ru-RU"/>
          </w:rPr>
          <w:t xml:space="preserve"> ultra-low-dropout 3.3V regulator and a 3/5V level shifter so you can use it with 3.3V or 5V power and logic. We also had a little space so we placed a </w:t>
        </w:r>
        <w:proofErr w:type="spellStart"/>
        <w:r w:rsidRPr="00F27592">
          <w:rPr>
            <w:rFonts w:ascii="Arial" w:eastAsia="Times New Roman" w:hAnsi="Arial" w:cs="Arial"/>
            <w:color w:val="444444"/>
            <w:sz w:val="18"/>
            <w:szCs w:val="18"/>
            <w:lang w:val="en-US" w:eastAsia="ru-RU"/>
          </w:rPr>
          <w:t>microSD</w:t>
        </w:r>
        <w:proofErr w:type="spellEnd"/>
        <w:r w:rsidRPr="00F27592">
          <w:rPr>
            <w:rFonts w:ascii="Arial" w:eastAsia="Times New Roman" w:hAnsi="Arial" w:cs="Arial"/>
            <w:color w:val="444444"/>
            <w:sz w:val="18"/>
            <w:szCs w:val="18"/>
            <w:lang w:val="en-US" w:eastAsia="ru-RU"/>
          </w:rPr>
          <w:t xml:space="preserve"> card holder so you can easily load full color bitmaps from a FAT16/FAT32 formatted </w:t>
        </w:r>
        <w:proofErr w:type="spellStart"/>
        <w:r w:rsidRPr="00F27592">
          <w:rPr>
            <w:rFonts w:ascii="Arial" w:eastAsia="Times New Roman" w:hAnsi="Arial" w:cs="Arial"/>
            <w:color w:val="444444"/>
            <w:sz w:val="18"/>
            <w:szCs w:val="18"/>
            <w:lang w:val="en-US" w:eastAsia="ru-RU"/>
          </w:rPr>
          <w:t>microSD</w:t>
        </w:r>
        <w:proofErr w:type="spellEnd"/>
        <w:r w:rsidRPr="00F27592">
          <w:rPr>
            <w:rFonts w:ascii="Arial" w:eastAsia="Times New Roman" w:hAnsi="Arial" w:cs="Arial"/>
            <w:color w:val="444444"/>
            <w:sz w:val="18"/>
            <w:szCs w:val="18"/>
            <w:lang w:val="en-US" w:eastAsia="ru-RU"/>
          </w:rPr>
          <w:t xml:space="preserve"> card.</w:t>
        </w:r>
      </w:ins>
    </w:p>
    <w:p w:rsidR="00F27592" w:rsidRPr="00F27592" w:rsidRDefault="00F27592" w:rsidP="00F27592">
      <w:pPr>
        <w:shd w:val="clear" w:color="auto" w:fill="FFFFFF"/>
        <w:spacing w:after="0" w:line="240" w:lineRule="auto"/>
        <w:jc w:val="both"/>
        <w:rPr>
          <w:ins w:id="2" w:author="Unknown"/>
          <w:rFonts w:ascii="Arial" w:eastAsia="Times New Roman" w:hAnsi="Arial" w:cs="Arial"/>
          <w:color w:val="444444"/>
          <w:sz w:val="18"/>
          <w:szCs w:val="18"/>
          <w:lang w:eastAsia="ru-RU"/>
        </w:rPr>
      </w:pPr>
      <w:proofErr w:type="spellStart"/>
      <w:ins w:id="3" w:author="Unknown">
        <w:r w:rsidRPr="00F27592">
          <w:rPr>
            <w:rFonts w:ascii="inherit" w:eastAsia="Times New Roman" w:hAnsi="inherit" w:cs="Arial"/>
            <w:b/>
            <w:bCs/>
            <w:color w:val="444444"/>
            <w:sz w:val="18"/>
            <w:szCs w:val="18"/>
            <w:bdr w:val="none" w:sz="0" w:space="0" w:color="auto" w:frame="1"/>
            <w:lang w:eastAsia="ru-RU"/>
          </w:rPr>
          <w:t>Specifications</w:t>
        </w:r>
        <w:proofErr w:type="spellEnd"/>
        <w:r w:rsidRPr="00F27592">
          <w:rPr>
            <w:rFonts w:ascii="inherit" w:eastAsia="Times New Roman" w:hAnsi="inherit" w:cs="Arial"/>
            <w:b/>
            <w:bCs/>
            <w:color w:val="444444"/>
            <w:sz w:val="18"/>
            <w:szCs w:val="18"/>
            <w:bdr w:val="none" w:sz="0" w:space="0" w:color="auto" w:frame="1"/>
            <w:lang w:eastAsia="ru-RU"/>
          </w:rPr>
          <w:t>:</w:t>
        </w:r>
      </w:ins>
    </w:p>
    <w:p w:rsidR="00F27592" w:rsidRPr="00F27592" w:rsidRDefault="00F27592" w:rsidP="00F27592">
      <w:pPr>
        <w:numPr>
          <w:ilvl w:val="0"/>
          <w:numId w:val="1"/>
        </w:numPr>
        <w:shd w:val="clear" w:color="auto" w:fill="FFFFFF"/>
        <w:spacing w:after="0" w:line="240" w:lineRule="auto"/>
        <w:ind w:left="225"/>
        <w:rPr>
          <w:ins w:id="4" w:author="Unknown"/>
          <w:rFonts w:ascii="inherit" w:eastAsia="Times New Roman" w:hAnsi="inherit" w:cs="Arial"/>
          <w:color w:val="444444"/>
          <w:sz w:val="18"/>
          <w:szCs w:val="18"/>
          <w:lang w:eastAsia="ru-RU"/>
        </w:rPr>
      </w:pPr>
      <w:ins w:id="5" w:author="Unknown">
        <w:r w:rsidRPr="00F27592">
          <w:rPr>
            <w:rFonts w:ascii="inherit" w:eastAsia="Times New Roman" w:hAnsi="inherit" w:cs="Arial"/>
            <w:color w:val="444444"/>
            <w:sz w:val="18"/>
            <w:szCs w:val="18"/>
            <w:lang w:eastAsia="ru-RU"/>
          </w:rPr>
          <w:t xml:space="preserve">1.8" </w:t>
        </w:r>
        <w:proofErr w:type="spellStart"/>
        <w:r w:rsidRPr="00F27592">
          <w:rPr>
            <w:rFonts w:ascii="inherit" w:eastAsia="Times New Roman" w:hAnsi="inherit" w:cs="Arial"/>
            <w:color w:val="444444"/>
            <w:sz w:val="18"/>
            <w:szCs w:val="18"/>
            <w:lang w:eastAsia="ru-RU"/>
          </w:rPr>
          <w:t>diagonal</w:t>
        </w:r>
        <w:proofErr w:type="spellEnd"/>
        <w:r w:rsidRPr="00F27592">
          <w:rPr>
            <w:rFonts w:ascii="inherit" w:eastAsia="Times New Roman" w:hAnsi="inherit" w:cs="Arial"/>
            <w:color w:val="444444"/>
            <w:sz w:val="18"/>
            <w:szCs w:val="18"/>
            <w:lang w:eastAsia="ru-RU"/>
          </w:rPr>
          <w:t xml:space="preserve"> LCD TFT </w:t>
        </w:r>
        <w:proofErr w:type="spellStart"/>
        <w:r w:rsidRPr="00F27592">
          <w:rPr>
            <w:rFonts w:ascii="inherit" w:eastAsia="Times New Roman" w:hAnsi="inherit" w:cs="Arial"/>
            <w:color w:val="444444"/>
            <w:sz w:val="18"/>
            <w:szCs w:val="18"/>
            <w:lang w:eastAsia="ru-RU"/>
          </w:rPr>
          <w:t>display</w:t>
        </w:r>
        <w:proofErr w:type="spellEnd"/>
      </w:ins>
    </w:p>
    <w:p w:rsidR="00F27592" w:rsidRPr="00F27592" w:rsidRDefault="00F27592" w:rsidP="00F27592">
      <w:pPr>
        <w:numPr>
          <w:ilvl w:val="0"/>
          <w:numId w:val="1"/>
        </w:numPr>
        <w:shd w:val="clear" w:color="auto" w:fill="FFFFFF"/>
        <w:spacing w:after="0" w:line="240" w:lineRule="auto"/>
        <w:ind w:left="225"/>
        <w:rPr>
          <w:ins w:id="6" w:author="Unknown"/>
          <w:rFonts w:ascii="inherit" w:eastAsia="Times New Roman" w:hAnsi="inherit" w:cs="Arial"/>
          <w:color w:val="444444"/>
          <w:sz w:val="18"/>
          <w:szCs w:val="18"/>
          <w:lang w:eastAsia="ru-RU"/>
        </w:rPr>
      </w:pPr>
      <w:ins w:id="7" w:author="Unknown">
        <w:r w:rsidRPr="00F27592">
          <w:rPr>
            <w:rFonts w:ascii="inherit" w:eastAsia="Times New Roman" w:hAnsi="inherit" w:cs="Arial"/>
            <w:color w:val="444444"/>
            <w:sz w:val="18"/>
            <w:szCs w:val="18"/>
            <w:lang w:eastAsia="ru-RU"/>
          </w:rPr>
          <w:t xml:space="preserve">128x160 </w:t>
        </w:r>
        <w:proofErr w:type="spellStart"/>
        <w:r w:rsidRPr="00F27592">
          <w:rPr>
            <w:rFonts w:ascii="inherit" w:eastAsia="Times New Roman" w:hAnsi="inherit" w:cs="Arial"/>
            <w:color w:val="444444"/>
            <w:sz w:val="18"/>
            <w:szCs w:val="18"/>
            <w:lang w:eastAsia="ru-RU"/>
          </w:rPr>
          <w:t>resolution</w:t>
        </w:r>
        <w:proofErr w:type="spellEnd"/>
        <w:r w:rsidRPr="00F27592">
          <w:rPr>
            <w:rFonts w:ascii="inherit" w:eastAsia="Times New Roman" w:hAnsi="inherit" w:cs="Arial"/>
            <w:color w:val="444444"/>
            <w:sz w:val="18"/>
            <w:szCs w:val="18"/>
            <w:lang w:eastAsia="ru-RU"/>
          </w:rPr>
          <w:t xml:space="preserve">, 18-bit (262,144) </w:t>
        </w:r>
        <w:proofErr w:type="spellStart"/>
        <w:r w:rsidRPr="00F27592">
          <w:rPr>
            <w:rFonts w:ascii="inherit" w:eastAsia="Times New Roman" w:hAnsi="inherit" w:cs="Arial"/>
            <w:color w:val="444444"/>
            <w:sz w:val="18"/>
            <w:szCs w:val="18"/>
            <w:lang w:eastAsia="ru-RU"/>
          </w:rPr>
          <w:t>color</w:t>
        </w:r>
        <w:proofErr w:type="spellEnd"/>
      </w:ins>
    </w:p>
    <w:p w:rsidR="00F27592" w:rsidRPr="00F27592" w:rsidRDefault="00F27592" w:rsidP="00F27592">
      <w:pPr>
        <w:numPr>
          <w:ilvl w:val="0"/>
          <w:numId w:val="1"/>
        </w:numPr>
        <w:shd w:val="clear" w:color="auto" w:fill="FFFFFF"/>
        <w:spacing w:after="0" w:line="240" w:lineRule="auto"/>
        <w:ind w:left="225"/>
        <w:rPr>
          <w:ins w:id="8" w:author="Unknown"/>
          <w:rFonts w:ascii="inherit" w:eastAsia="Times New Roman" w:hAnsi="inherit" w:cs="Arial"/>
          <w:color w:val="444444"/>
          <w:sz w:val="18"/>
          <w:szCs w:val="18"/>
          <w:lang w:eastAsia="ru-RU"/>
        </w:rPr>
      </w:pPr>
      <w:ins w:id="9" w:author="Unknown">
        <w:r w:rsidRPr="00F27592">
          <w:rPr>
            <w:rFonts w:ascii="inherit" w:eastAsia="Times New Roman" w:hAnsi="inherit" w:cs="Arial"/>
            <w:color w:val="444444"/>
            <w:sz w:val="18"/>
            <w:szCs w:val="18"/>
            <w:lang w:eastAsia="ru-RU"/>
          </w:rPr>
          <w:t xml:space="preserve">4 </w:t>
        </w:r>
        <w:proofErr w:type="spellStart"/>
        <w:r w:rsidRPr="00F27592">
          <w:rPr>
            <w:rFonts w:ascii="inherit" w:eastAsia="Times New Roman" w:hAnsi="inherit" w:cs="Arial"/>
            <w:color w:val="444444"/>
            <w:sz w:val="18"/>
            <w:szCs w:val="18"/>
            <w:lang w:eastAsia="ru-RU"/>
          </w:rPr>
          <w:t>or</w:t>
        </w:r>
        <w:proofErr w:type="spellEnd"/>
        <w:r w:rsidRPr="00F27592">
          <w:rPr>
            <w:rFonts w:ascii="inherit" w:eastAsia="Times New Roman" w:hAnsi="inherit" w:cs="Arial"/>
            <w:color w:val="444444"/>
            <w:sz w:val="18"/>
            <w:szCs w:val="18"/>
            <w:lang w:eastAsia="ru-RU"/>
          </w:rPr>
          <w:t xml:space="preserve"> 5 </w:t>
        </w:r>
        <w:proofErr w:type="spellStart"/>
        <w:r w:rsidRPr="00F27592">
          <w:rPr>
            <w:rFonts w:ascii="inherit" w:eastAsia="Times New Roman" w:hAnsi="inherit" w:cs="Arial"/>
            <w:color w:val="444444"/>
            <w:sz w:val="18"/>
            <w:szCs w:val="18"/>
            <w:lang w:eastAsia="ru-RU"/>
          </w:rPr>
          <w:t>wire</w:t>
        </w:r>
        <w:proofErr w:type="spellEnd"/>
        <w:r w:rsidRPr="00F27592">
          <w:rPr>
            <w:rFonts w:ascii="inherit" w:eastAsia="Times New Roman" w:hAnsi="inherit" w:cs="Arial"/>
            <w:color w:val="444444"/>
            <w:sz w:val="18"/>
            <w:szCs w:val="18"/>
            <w:lang w:eastAsia="ru-RU"/>
          </w:rPr>
          <w:t xml:space="preserve"> SPI </w:t>
        </w:r>
        <w:proofErr w:type="spellStart"/>
        <w:r w:rsidRPr="00F27592">
          <w:rPr>
            <w:rFonts w:ascii="inherit" w:eastAsia="Times New Roman" w:hAnsi="inherit" w:cs="Arial"/>
            <w:color w:val="444444"/>
            <w:sz w:val="18"/>
            <w:szCs w:val="18"/>
            <w:lang w:eastAsia="ru-RU"/>
          </w:rPr>
          <w:t>digital</w:t>
        </w:r>
        <w:proofErr w:type="spellEnd"/>
        <w:r w:rsidRPr="00F27592">
          <w:rPr>
            <w:rFonts w:ascii="inherit" w:eastAsia="Times New Roman" w:hAnsi="inherit" w:cs="Arial"/>
            <w:color w:val="444444"/>
            <w:sz w:val="18"/>
            <w:szCs w:val="18"/>
            <w:lang w:eastAsia="ru-RU"/>
          </w:rPr>
          <w:t xml:space="preserve"> </w:t>
        </w:r>
        <w:proofErr w:type="spellStart"/>
        <w:r w:rsidRPr="00F27592">
          <w:rPr>
            <w:rFonts w:ascii="inherit" w:eastAsia="Times New Roman" w:hAnsi="inherit" w:cs="Arial"/>
            <w:color w:val="444444"/>
            <w:sz w:val="18"/>
            <w:szCs w:val="18"/>
            <w:lang w:eastAsia="ru-RU"/>
          </w:rPr>
          <w:t>interface</w:t>
        </w:r>
        <w:proofErr w:type="spellEnd"/>
      </w:ins>
    </w:p>
    <w:p w:rsidR="00F27592" w:rsidRPr="00F27592" w:rsidRDefault="00F27592" w:rsidP="00F27592">
      <w:pPr>
        <w:numPr>
          <w:ilvl w:val="0"/>
          <w:numId w:val="1"/>
        </w:numPr>
        <w:shd w:val="clear" w:color="auto" w:fill="FFFFFF"/>
        <w:spacing w:after="0" w:line="240" w:lineRule="auto"/>
        <w:ind w:left="225"/>
        <w:rPr>
          <w:ins w:id="10" w:author="Unknown"/>
          <w:rFonts w:ascii="inherit" w:eastAsia="Times New Roman" w:hAnsi="inherit" w:cs="Arial"/>
          <w:color w:val="444444"/>
          <w:sz w:val="18"/>
          <w:szCs w:val="18"/>
          <w:lang w:val="en-US" w:eastAsia="ru-RU"/>
        </w:rPr>
      </w:pPr>
      <w:ins w:id="11" w:author="Unknown">
        <w:r w:rsidRPr="00F27592">
          <w:rPr>
            <w:rFonts w:ascii="inherit" w:eastAsia="Times New Roman" w:hAnsi="inherit" w:cs="Arial"/>
            <w:color w:val="444444"/>
            <w:sz w:val="18"/>
            <w:szCs w:val="18"/>
            <w:lang w:val="en-US" w:eastAsia="ru-RU"/>
          </w:rPr>
          <w:t xml:space="preserve">Built-in </w:t>
        </w:r>
        <w:proofErr w:type="spellStart"/>
        <w:r w:rsidRPr="00F27592">
          <w:rPr>
            <w:rFonts w:ascii="inherit" w:eastAsia="Times New Roman" w:hAnsi="inherit" w:cs="Arial"/>
            <w:color w:val="444444"/>
            <w:sz w:val="18"/>
            <w:szCs w:val="18"/>
            <w:lang w:val="en-US" w:eastAsia="ru-RU"/>
          </w:rPr>
          <w:t>microSD</w:t>
        </w:r>
        <w:proofErr w:type="spellEnd"/>
        <w:r w:rsidRPr="00F27592">
          <w:rPr>
            <w:rFonts w:ascii="inherit" w:eastAsia="Times New Roman" w:hAnsi="inherit" w:cs="Arial"/>
            <w:color w:val="444444"/>
            <w:sz w:val="18"/>
            <w:szCs w:val="18"/>
            <w:lang w:val="en-US" w:eastAsia="ru-RU"/>
          </w:rPr>
          <w:t xml:space="preserve"> slot - uses 2 more digital lines</w:t>
        </w:r>
      </w:ins>
    </w:p>
    <w:p w:rsidR="00F27592" w:rsidRPr="00F27592" w:rsidRDefault="00F27592" w:rsidP="00F27592">
      <w:pPr>
        <w:numPr>
          <w:ilvl w:val="0"/>
          <w:numId w:val="1"/>
        </w:numPr>
        <w:shd w:val="clear" w:color="auto" w:fill="FFFFFF"/>
        <w:spacing w:after="0" w:line="240" w:lineRule="auto"/>
        <w:ind w:left="225"/>
        <w:rPr>
          <w:ins w:id="12" w:author="Unknown"/>
          <w:rFonts w:ascii="inherit" w:eastAsia="Times New Roman" w:hAnsi="inherit" w:cs="Arial"/>
          <w:color w:val="444444"/>
          <w:sz w:val="18"/>
          <w:szCs w:val="18"/>
          <w:lang w:val="en-US" w:eastAsia="ru-RU"/>
        </w:rPr>
      </w:pPr>
      <w:ins w:id="13" w:author="Unknown">
        <w:r w:rsidRPr="00F27592">
          <w:rPr>
            <w:rFonts w:ascii="inherit" w:eastAsia="Times New Roman" w:hAnsi="inherit" w:cs="Arial"/>
            <w:color w:val="444444"/>
            <w:sz w:val="18"/>
            <w:szCs w:val="18"/>
            <w:lang w:val="en-US" w:eastAsia="ru-RU"/>
          </w:rPr>
          <w:t>5V compatible! Use with 3.3V or 5V logic</w:t>
        </w:r>
      </w:ins>
    </w:p>
    <w:p w:rsidR="00F27592" w:rsidRPr="00F27592" w:rsidRDefault="00F27592" w:rsidP="00F27592">
      <w:pPr>
        <w:numPr>
          <w:ilvl w:val="0"/>
          <w:numId w:val="1"/>
        </w:numPr>
        <w:shd w:val="clear" w:color="auto" w:fill="FFFFFF"/>
        <w:spacing w:after="0" w:line="240" w:lineRule="auto"/>
        <w:ind w:left="225"/>
        <w:rPr>
          <w:ins w:id="14" w:author="Unknown"/>
          <w:rFonts w:ascii="inherit" w:eastAsia="Times New Roman" w:hAnsi="inherit" w:cs="Arial"/>
          <w:color w:val="444444"/>
          <w:sz w:val="18"/>
          <w:szCs w:val="18"/>
          <w:lang w:eastAsia="ru-RU"/>
        </w:rPr>
      </w:pPr>
      <w:proofErr w:type="spellStart"/>
      <w:ins w:id="15" w:author="Unknown">
        <w:r w:rsidRPr="00F27592">
          <w:rPr>
            <w:rFonts w:ascii="inherit" w:eastAsia="Times New Roman" w:hAnsi="inherit" w:cs="Arial"/>
            <w:color w:val="444444"/>
            <w:sz w:val="18"/>
            <w:szCs w:val="18"/>
            <w:lang w:eastAsia="ru-RU"/>
          </w:rPr>
          <w:t>Onboard</w:t>
        </w:r>
        <w:proofErr w:type="spellEnd"/>
        <w:r w:rsidRPr="00F27592">
          <w:rPr>
            <w:rFonts w:ascii="inherit" w:eastAsia="Times New Roman" w:hAnsi="inherit" w:cs="Arial"/>
            <w:color w:val="444444"/>
            <w:sz w:val="18"/>
            <w:szCs w:val="18"/>
            <w:lang w:eastAsia="ru-RU"/>
          </w:rPr>
          <w:t xml:space="preserve"> 3.3V @ 150mA LDO </w:t>
        </w:r>
        <w:proofErr w:type="spellStart"/>
        <w:r w:rsidRPr="00F27592">
          <w:rPr>
            <w:rFonts w:ascii="inherit" w:eastAsia="Times New Roman" w:hAnsi="inherit" w:cs="Arial"/>
            <w:color w:val="444444"/>
            <w:sz w:val="18"/>
            <w:szCs w:val="18"/>
            <w:lang w:eastAsia="ru-RU"/>
          </w:rPr>
          <w:t>regulator</w:t>
        </w:r>
        <w:proofErr w:type="spellEnd"/>
      </w:ins>
    </w:p>
    <w:p w:rsidR="00F27592" w:rsidRPr="00F27592" w:rsidRDefault="00F27592" w:rsidP="00F27592">
      <w:pPr>
        <w:numPr>
          <w:ilvl w:val="0"/>
          <w:numId w:val="1"/>
        </w:numPr>
        <w:shd w:val="clear" w:color="auto" w:fill="FFFFFF"/>
        <w:spacing w:after="0" w:line="240" w:lineRule="auto"/>
        <w:ind w:left="225"/>
        <w:rPr>
          <w:ins w:id="16" w:author="Unknown"/>
          <w:rFonts w:ascii="inherit" w:eastAsia="Times New Roman" w:hAnsi="inherit" w:cs="Arial"/>
          <w:color w:val="444444"/>
          <w:sz w:val="18"/>
          <w:szCs w:val="18"/>
          <w:lang w:val="en-US" w:eastAsia="ru-RU"/>
        </w:rPr>
      </w:pPr>
      <w:ins w:id="17" w:author="Unknown">
        <w:r w:rsidRPr="00F27592">
          <w:rPr>
            <w:rFonts w:ascii="inherit" w:eastAsia="Times New Roman" w:hAnsi="inherit" w:cs="Arial"/>
            <w:color w:val="444444"/>
            <w:sz w:val="18"/>
            <w:szCs w:val="18"/>
            <w:lang w:val="en-US" w:eastAsia="ru-RU"/>
          </w:rPr>
          <w:t>2 white LED backlight, transistor connected so you can PWM dim the backlight</w:t>
        </w:r>
      </w:ins>
    </w:p>
    <w:p w:rsidR="00F27592" w:rsidRPr="00F27592" w:rsidRDefault="00F27592" w:rsidP="00F27592">
      <w:pPr>
        <w:numPr>
          <w:ilvl w:val="0"/>
          <w:numId w:val="1"/>
        </w:numPr>
        <w:shd w:val="clear" w:color="auto" w:fill="FFFFFF"/>
        <w:spacing w:after="0" w:line="240" w:lineRule="auto"/>
        <w:ind w:left="225"/>
        <w:rPr>
          <w:ins w:id="18" w:author="Unknown"/>
          <w:rFonts w:ascii="inherit" w:eastAsia="Times New Roman" w:hAnsi="inherit" w:cs="Arial"/>
          <w:color w:val="444444"/>
          <w:sz w:val="18"/>
          <w:szCs w:val="18"/>
          <w:lang w:eastAsia="ru-RU"/>
        </w:rPr>
      </w:pPr>
      <w:ins w:id="19" w:author="Unknown">
        <w:r w:rsidRPr="00F27592">
          <w:rPr>
            <w:rFonts w:ascii="inherit" w:eastAsia="Times New Roman" w:hAnsi="inherit" w:cs="Arial"/>
            <w:color w:val="444444"/>
            <w:sz w:val="18"/>
            <w:szCs w:val="18"/>
            <w:lang w:eastAsia="ru-RU"/>
          </w:rPr>
          <w:t xml:space="preserve">1x10 </w:t>
        </w:r>
        <w:proofErr w:type="spellStart"/>
        <w:r w:rsidRPr="00F27592">
          <w:rPr>
            <w:rFonts w:ascii="inherit" w:eastAsia="Times New Roman" w:hAnsi="inherit" w:cs="Arial"/>
            <w:color w:val="444444"/>
            <w:sz w:val="18"/>
            <w:szCs w:val="18"/>
            <w:lang w:eastAsia="ru-RU"/>
          </w:rPr>
          <w:t>header</w:t>
        </w:r>
        <w:proofErr w:type="spellEnd"/>
        <w:r w:rsidRPr="00F27592">
          <w:rPr>
            <w:rFonts w:ascii="inherit" w:eastAsia="Times New Roman" w:hAnsi="inherit" w:cs="Arial"/>
            <w:color w:val="444444"/>
            <w:sz w:val="18"/>
            <w:szCs w:val="18"/>
            <w:lang w:eastAsia="ru-RU"/>
          </w:rPr>
          <w:t xml:space="preserve"> </w:t>
        </w:r>
        <w:proofErr w:type="spellStart"/>
        <w:r w:rsidRPr="00F27592">
          <w:rPr>
            <w:rFonts w:ascii="inherit" w:eastAsia="Times New Roman" w:hAnsi="inherit" w:cs="Arial"/>
            <w:color w:val="444444"/>
            <w:sz w:val="18"/>
            <w:szCs w:val="18"/>
            <w:lang w:eastAsia="ru-RU"/>
          </w:rPr>
          <w:t>for</w:t>
        </w:r>
        <w:proofErr w:type="spellEnd"/>
        <w:r w:rsidRPr="00F27592">
          <w:rPr>
            <w:rFonts w:ascii="inherit" w:eastAsia="Times New Roman" w:hAnsi="inherit" w:cs="Arial"/>
            <w:color w:val="444444"/>
            <w:sz w:val="18"/>
            <w:szCs w:val="18"/>
            <w:lang w:eastAsia="ru-RU"/>
          </w:rPr>
          <w:t xml:space="preserve"> </w:t>
        </w:r>
        <w:proofErr w:type="spellStart"/>
        <w:r w:rsidRPr="00F27592">
          <w:rPr>
            <w:rFonts w:ascii="inherit" w:eastAsia="Times New Roman" w:hAnsi="inherit" w:cs="Arial"/>
            <w:color w:val="444444"/>
            <w:sz w:val="18"/>
            <w:szCs w:val="18"/>
            <w:lang w:eastAsia="ru-RU"/>
          </w:rPr>
          <w:t>easy</w:t>
        </w:r>
        <w:proofErr w:type="spellEnd"/>
        <w:r w:rsidRPr="00F27592">
          <w:rPr>
            <w:rFonts w:ascii="inherit" w:eastAsia="Times New Roman" w:hAnsi="inherit" w:cs="Arial"/>
            <w:color w:val="444444"/>
            <w:sz w:val="18"/>
            <w:szCs w:val="18"/>
            <w:lang w:eastAsia="ru-RU"/>
          </w:rPr>
          <w:t xml:space="preserve"> </w:t>
        </w:r>
        <w:proofErr w:type="spellStart"/>
        <w:r w:rsidRPr="00F27592">
          <w:rPr>
            <w:rFonts w:ascii="inherit" w:eastAsia="Times New Roman" w:hAnsi="inherit" w:cs="Arial"/>
            <w:color w:val="444444"/>
            <w:sz w:val="18"/>
            <w:szCs w:val="18"/>
            <w:lang w:eastAsia="ru-RU"/>
          </w:rPr>
          <w:t>breadboarding</w:t>
        </w:r>
        <w:proofErr w:type="spellEnd"/>
      </w:ins>
    </w:p>
    <w:p w:rsidR="00F27592" w:rsidRPr="00F27592" w:rsidRDefault="00F27592" w:rsidP="00F27592">
      <w:pPr>
        <w:numPr>
          <w:ilvl w:val="0"/>
          <w:numId w:val="1"/>
        </w:numPr>
        <w:shd w:val="clear" w:color="auto" w:fill="FFFFFF"/>
        <w:spacing w:after="0" w:line="240" w:lineRule="auto"/>
        <w:ind w:left="225"/>
        <w:rPr>
          <w:ins w:id="20" w:author="Unknown"/>
          <w:rFonts w:ascii="inherit" w:eastAsia="Times New Roman" w:hAnsi="inherit" w:cs="Arial"/>
          <w:color w:val="444444"/>
          <w:sz w:val="18"/>
          <w:szCs w:val="18"/>
          <w:lang w:val="en-US" w:eastAsia="ru-RU"/>
        </w:rPr>
      </w:pPr>
      <w:ins w:id="21" w:author="Unknown">
        <w:r w:rsidRPr="00F27592">
          <w:rPr>
            <w:rFonts w:ascii="inherit" w:eastAsia="Times New Roman" w:hAnsi="inherit" w:cs="Arial"/>
            <w:color w:val="444444"/>
            <w:sz w:val="18"/>
            <w:szCs w:val="18"/>
            <w:lang w:val="en-US" w:eastAsia="ru-RU"/>
          </w:rPr>
          <w:t>4 x 0.9"/2mm mounting holes in corners</w:t>
        </w:r>
      </w:ins>
    </w:p>
    <w:p w:rsidR="00F27592" w:rsidRPr="00F27592" w:rsidRDefault="00F27592" w:rsidP="00F27592">
      <w:pPr>
        <w:numPr>
          <w:ilvl w:val="0"/>
          <w:numId w:val="1"/>
        </w:numPr>
        <w:shd w:val="clear" w:color="auto" w:fill="FFFFFF"/>
        <w:spacing w:after="0" w:line="240" w:lineRule="auto"/>
        <w:ind w:left="225"/>
        <w:rPr>
          <w:ins w:id="22" w:author="Unknown"/>
          <w:rFonts w:ascii="inherit" w:eastAsia="Times New Roman" w:hAnsi="inherit" w:cs="Arial"/>
          <w:color w:val="444444"/>
          <w:sz w:val="18"/>
          <w:szCs w:val="18"/>
          <w:lang w:val="en-US" w:eastAsia="ru-RU"/>
        </w:rPr>
      </w:pPr>
      <w:ins w:id="23" w:author="Unknown">
        <w:r w:rsidRPr="00F27592">
          <w:rPr>
            <w:rFonts w:ascii="inherit" w:eastAsia="Times New Roman" w:hAnsi="inherit" w:cs="Arial"/>
            <w:color w:val="444444"/>
            <w:sz w:val="18"/>
            <w:szCs w:val="18"/>
            <w:lang w:val="en-US" w:eastAsia="ru-RU"/>
          </w:rPr>
          <w:t>Overall dimensions: 1.35" x 2.2" x 0.25" (34mm x 56mm x 6.5mm)</w:t>
        </w:r>
      </w:ins>
    </w:p>
    <w:p w:rsidR="00F27592" w:rsidRPr="00F27592" w:rsidRDefault="00F27592" w:rsidP="00F27592">
      <w:pPr>
        <w:numPr>
          <w:ilvl w:val="0"/>
          <w:numId w:val="1"/>
        </w:numPr>
        <w:shd w:val="clear" w:color="auto" w:fill="FFFFFF"/>
        <w:spacing w:after="0" w:line="240" w:lineRule="auto"/>
        <w:ind w:left="225"/>
        <w:rPr>
          <w:ins w:id="24" w:author="Unknown"/>
          <w:rFonts w:ascii="inherit" w:eastAsia="Times New Roman" w:hAnsi="inherit" w:cs="Arial"/>
          <w:color w:val="444444"/>
          <w:sz w:val="18"/>
          <w:szCs w:val="18"/>
          <w:lang w:val="en-US" w:eastAsia="ru-RU"/>
        </w:rPr>
      </w:pPr>
      <w:ins w:id="25" w:author="Unknown">
        <w:r w:rsidRPr="00F27592">
          <w:rPr>
            <w:rFonts w:ascii="inherit" w:eastAsia="Times New Roman" w:hAnsi="inherit" w:cs="Arial"/>
            <w:color w:val="444444"/>
            <w:sz w:val="18"/>
            <w:szCs w:val="18"/>
            <w:lang w:val="en-US" w:eastAsia="ru-RU"/>
          </w:rPr>
          <w:t>Current draw is based on LED backlight usage: with full backlight draw is ~50mA</w:t>
        </w:r>
      </w:ins>
    </w:p>
    <w:p w:rsidR="00F27592" w:rsidRPr="00F27592" w:rsidRDefault="00F27592" w:rsidP="00F27592">
      <w:pPr>
        <w:shd w:val="clear" w:color="auto" w:fill="FFFFFF"/>
        <w:spacing w:after="0" w:line="240" w:lineRule="auto"/>
        <w:rPr>
          <w:ins w:id="26" w:author="Unknown"/>
          <w:rFonts w:ascii="Arial" w:eastAsia="Times New Roman" w:hAnsi="Arial" w:cs="Arial"/>
          <w:color w:val="444444"/>
          <w:sz w:val="18"/>
          <w:szCs w:val="18"/>
          <w:lang w:val="en-US" w:eastAsia="ru-RU"/>
        </w:rPr>
      </w:pPr>
      <w:ins w:id="27" w:author="Unknown">
        <w:r w:rsidRPr="00F27592">
          <w:rPr>
            <w:rFonts w:ascii="Arial" w:eastAsia="Times New Roman" w:hAnsi="Arial" w:cs="Arial"/>
            <w:color w:val="444444"/>
            <w:sz w:val="18"/>
            <w:szCs w:val="18"/>
            <w:lang w:val="en-US" w:eastAsia="ru-RU"/>
          </w:rPr>
          <w:t>You can find the 1.8 TFT SPI 128*160 V1.1 schematic and datasheet </w:t>
        </w:r>
        <w:r w:rsidRPr="00F27592">
          <w:rPr>
            <w:rFonts w:ascii="Arial" w:eastAsia="Times New Roman" w:hAnsi="Arial" w:cs="Arial"/>
            <w:color w:val="444444"/>
            <w:sz w:val="18"/>
            <w:szCs w:val="18"/>
            <w:lang w:eastAsia="ru-RU"/>
          </w:rPr>
          <w:fldChar w:fldCharType="begin"/>
        </w:r>
        <w:r w:rsidRPr="00F27592">
          <w:rPr>
            <w:rFonts w:ascii="Arial" w:eastAsia="Times New Roman" w:hAnsi="Arial" w:cs="Arial"/>
            <w:color w:val="444444"/>
            <w:sz w:val="18"/>
            <w:szCs w:val="18"/>
            <w:lang w:val="en-US" w:eastAsia="ru-RU"/>
          </w:rPr>
          <w:instrText xml:space="preserve"> HYPERLINK "http://thaieasyelec.com/downloads/EFDV366/Datasheet.zip" </w:instrText>
        </w:r>
        <w:r w:rsidRPr="00F27592">
          <w:rPr>
            <w:rFonts w:ascii="Arial" w:eastAsia="Times New Roman" w:hAnsi="Arial" w:cs="Arial"/>
            <w:color w:val="444444"/>
            <w:sz w:val="18"/>
            <w:szCs w:val="18"/>
            <w:lang w:eastAsia="ru-RU"/>
          </w:rPr>
          <w:fldChar w:fldCharType="separate"/>
        </w:r>
        <w:r w:rsidRPr="00F27592">
          <w:rPr>
            <w:rFonts w:ascii="inherit" w:eastAsia="Times New Roman" w:hAnsi="inherit" w:cs="Arial"/>
            <w:color w:val="0099CC"/>
            <w:sz w:val="18"/>
            <w:szCs w:val="18"/>
            <w:bdr w:val="none" w:sz="0" w:space="0" w:color="auto" w:frame="1"/>
            <w:lang w:val="en-US" w:eastAsia="ru-RU"/>
          </w:rPr>
          <w:t>here</w:t>
        </w:r>
        <w:r w:rsidRPr="00F27592">
          <w:rPr>
            <w:rFonts w:ascii="Arial" w:eastAsia="Times New Roman" w:hAnsi="Arial" w:cs="Arial"/>
            <w:color w:val="444444"/>
            <w:sz w:val="18"/>
            <w:szCs w:val="18"/>
            <w:lang w:eastAsia="ru-RU"/>
          </w:rPr>
          <w:fldChar w:fldCharType="end"/>
        </w:r>
        <w:r w:rsidRPr="00F27592">
          <w:rPr>
            <w:rFonts w:ascii="Arial" w:eastAsia="Times New Roman" w:hAnsi="Arial" w:cs="Arial"/>
            <w:color w:val="444444"/>
            <w:sz w:val="18"/>
            <w:szCs w:val="18"/>
            <w:lang w:val="en-US" w:eastAsia="ru-RU"/>
          </w:rPr>
          <w:t>. It is using driver ST7735S.</w:t>
        </w:r>
      </w:ins>
    </w:p>
    <w:p w:rsidR="00F27592" w:rsidRPr="00F27592" w:rsidRDefault="00F27592" w:rsidP="00F27592">
      <w:pPr>
        <w:shd w:val="clear" w:color="auto" w:fill="FFFFFF"/>
        <w:spacing w:after="0" w:line="240" w:lineRule="auto"/>
        <w:rPr>
          <w:ins w:id="28" w:author="Unknown"/>
          <w:rFonts w:ascii="Arial" w:eastAsia="Times New Roman" w:hAnsi="Arial" w:cs="Arial"/>
          <w:color w:val="444444"/>
          <w:sz w:val="18"/>
          <w:szCs w:val="18"/>
          <w:lang w:val="en-US" w:eastAsia="ru-RU"/>
        </w:rPr>
      </w:pPr>
      <w:ins w:id="29" w:author="Unknown">
        <w:r w:rsidRPr="00F27592">
          <w:rPr>
            <w:rFonts w:ascii="Arial" w:eastAsia="Times New Roman" w:hAnsi="Arial" w:cs="Arial"/>
            <w:color w:val="444444"/>
            <w:sz w:val="18"/>
            <w:szCs w:val="18"/>
            <w:lang w:val="en-US" w:eastAsia="ru-RU"/>
          </w:rPr>
          <w:t>You can find datasheet of ST7735R </w:t>
        </w:r>
        <w:r w:rsidRPr="00F27592">
          <w:rPr>
            <w:rFonts w:ascii="Arial" w:eastAsia="Times New Roman" w:hAnsi="Arial" w:cs="Arial"/>
            <w:color w:val="444444"/>
            <w:sz w:val="18"/>
            <w:szCs w:val="18"/>
            <w:lang w:eastAsia="ru-RU"/>
          </w:rPr>
          <w:fldChar w:fldCharType="begin"/>
        </w:r>
        <w:r w:rsidRPr="00F27592">
          <w:rPr>
            <w:rFonts w:ascii="Arial" w:eastAsia="Times New Roman" w:hAnsi="Arial" w:cs="Arial"/>
            <w:color w:val="444444"/>
            <w:sz w:val="18"/>
            <w:szCs w:val="18"/>
            <w:lang w:val="en-US" w:eastAsia="ru-RU"/>
          </w:rPr>
          <w:instrText xml:space="preserve"> HYPERLINK "https://www.google.lt/url?sa=t&amp;rct=j&amp;q=&amp;esrc=s&amp;source=web&amp;cd=1&amp;cad=rja&amp;uact=8&amp;ved=0ahUKEwjhhJTa9NXYAhVHkSwKHfWvBBgQFggnMAA&amp;url=https%3A%2F%2Fcdn-shop.adafruit.com%2Fdatasheets%2FST7735R_V0.2.pdf&amp;usg=AOvVaw0XTiXEWpAgJdZOoJHr3HLn" </w:instrText>
        </w:r>
        <w:r w:rsidRPr="00F27592">
          <w:rPr>
            <w:rFonts w:ascii="Arial" w:eastAsia="Times New Roman" w:hAnsi="Arial" w:cs="Arial"/>
            <w:color w:val="444444"/>
            <w:sz w:val="18"/>
            <w:szCs w:val="18"/>
            <w:lang w:eastAsia="ru-RU"/>
          </w:rPr>
          <w:fldChar w:fldCharType="separate"/>
        </w:r>
        <w:r w:rsidRPr="00F27592">
          <w:rPr>
            <w:rFonts w:ascii="inherit" w:eastAsia="Times New Roman" w:hAnsi="inherit" w:cs="Arial"/>
            <w:color w:val="0099CC"/>
            <w:sz w:val="18"/>
            <w:szCs w:val="18"/>
            <w:bdr w:val="none" w:sz="0" w:space="0" w:color="auto" w:frame="1"/>
            <w:lang w:val="en-US" w:eastAsia="ru-RU"/>
          </w:rPr>
          <w:t>here</w:t>
        </w:r>
        <w:r w:rsidRPr="00F27592">
          <w:rPr>
            <w:rFonts w:ascii="Arial" w:eastAsia="Times New Roman" w:hAnsi="Arial" w:cs="Arial"/>
            <w:color w:val="444444"/>
            <w:sz w:val="18"/>
            <w:szCs w:val="18"/>
            <w:lang w:eastAsia="ru-RU"/>
          </w:rPr>
          <w:fldChar w:fldCharType="end"/>
        </w:r>
        <w:r w:rsidRPr="00F27592">
          <w:rPr>
            <w:rFonts w:ascii="Arial" w:eastAsia="Times New Roman" w:hAnsi="Arial" w:cs="Arial"/>
            <w:color w:val="444444"/>
            <w:sz w:val="18"/>
            <w:szCs w:val="18"/>
            <w:lang w:val="en-US" w:eastAsia="ru-RU"/>
          </w:rPr>
          <w:t>.</w:t>
        </w:r>
      </w:ins>
    </w:p>
    <w:p w:rsidR="00F27592" w:rsidRPr="00F27592" w:rsidRDefault="00F27592" w:rsidP="00F27592">
      <w:pPr>
        <w:shd w:val="clear" w:color="auto" w:fill="FFFFFF"/>
        <w:spacing w:after="0" w:line="240" w:lineRule="auto"/>
        <w:rPr>
          <w:ins w:id="30" w:author="Unknown"/>
          <w:rFonts w:ascii="Arial" w:eastAsia="Times New Roman" w:hAnsi="Arial" w:cs="Arial"/>
          <w:color w:val="444444"/>
          <w:sz w:val="18"/>
          <w:szCs w:val="18"/>
          <w:lang w:val="en-US" w:eastAsia="ru-RU"/>
        </w:rPr>
      </w:pPr>
      <w:ins w:id="31" w:author="Unknown">
        <w:r w:rsidRPr="00F27592">
          <w:rPr>
            <w:rFonts w:ascii="Arial" w:eastAsia="Times New Roman" w:hAnsi="Arial" w:cs="Arial"/>
            <w:color w:val="444444"/>
            <w:sz w:val="18"/>
            <w:szCs w:val="18"/>
            <w:lang w:val="en-US" w:eastAsia="ru-RU"/>
          </w:rPr>
          <w:t>You can find specification and datasheet of ST7735B/ST7735 </w:t>
        </w:r>
        <w:r w:rsidRPr="00F27592">
          <w:rPr>
            <w:rFonts w:ascii="Arial" w:eastAsia="Times New Roman" w:hAnsi="Arial" w:cs="Arial"/>
            <w:color w:val="444444"/>
            <w:sz w:val="18"/>
            <w:szCs w:val="18"/>
            <w:lang w:eastAsia="ru-RU"/>
          </w:rPr>
          <w:fldChar w:fldCharType="begin"/>
        </w:r>
        <w:r w:rsidRPr="00F27592">
          <w:rPr>
            <w:rFonts w:ascii="Arial" w:eastAsia="Times New Roman" w:hAnsi="Arial" w:cs="Arial"/>
            <w:color w:val="444444"/>
            <w:sz w:val="18"/>
            <w:szCs w:val="18"/>
            <w:lang w:val="en-US" w:eastAsia="ru-RU"/>
          </w:rPr>
          <w:instrText xml:space="preserve"> HYPERLINK "https://forum.arduino.cc/index.php?action=dlattach;topic=424447.0;attach=180779" </w:instrText>
        </w:r>
        <w:r w:rsidRPr="00F27592">
          <w:rPr>
            <w:rFonts w:ascii="Arial" w:eastAsia="Times New Roman" w:hAnsi="Arial" w:cs="Arial"/>
            <w:color w:val="444444"/>
            <w:sz w:val="18"/>
            <w:szCs w:val="18"/>
            <w:lang w:eastAsia="ru-RU"/>
          </w:rPr>
          <w:fldChar w:fldCharType="separate"/>
        </w:r>
        <w:r w:rsidRPr="00F27592">
          <w:rPr>
            <w:rFonts w:ascii="inherit" w:eastAsia="Times New Roman" w:hAnsi="inherit" w:cs="Arial"/>
            <w:color w:val="0099CC"/>
            <w:sz w:val="18"/>
            <w:szCs w:val="18"/>
            <w:bdr w:val="none" w:sz="0" w:space="0" w:color="auto" w:frame="1"/>
            <w:lang w:val="en-US" w:eastAsia="ru-RU"/>
          </w:rPr>
          <w:t>here</w:t>
        </w:r>
        <w:r w:rsidRPr="00F27592">
          <w:rPr>
            <w:rFonts w:ascii="Arial" w:eastAsia="Times New Roman" w:hAnsi="Arial" w:cs="Arial"/>
            <w:color w:val="444444"/>
            <w:sz w:val="18"/>
            <w:szCs w:val="18"/>
            <w:lang w:eastAsia="ru-RU"/>
          </w:rPr>
          <w:fldChar w:fldCharType="end"/>
        </w:r>
        <w:r w:rsidRPr="00F27592">
          <w:rPr>
            <w:rFonts w:ascii="Arial" w:eastAsia="Times New Roman" w:hAnsi="Arial" w:cs="Arial"/>
            <w:color w:val="444444"/>
            <w:sz w:val="18"/>
            <w:szCs w:val="18"/>
            <w:lang w:val="en-US" w:eastAsia="ru-RU"/>
          </w:rPr>
          <w:t> and </w:t>
        </w:r>
        <w:r w:rsidRPr="00F27592">
          <w:rPr>
            <w:rFonts w:ascii="Arial" w:eastAsia="Times New Roman" w:hAnsi="Arial" w:cs="Arial"/>
            <w:color w:val="444444"/>
            <w:sz w:val="18"/>
            <w:szCs w:val="18"/>
            <w:lang w:eastAsia="ru-RU"/>
          </w:rPr>
          <w:fldChar w:fldCharType="begin"/>
        </w:r>
        <w:r w:rsidRPr="00F27592">
          <w:rPr>
            <w:rFonts w:ascii="Arial" w:eastAsia="Times New Roman" w:hAnsi="Arial" w:cs="Arial"/>
            <w:color w:val="444444"/>
            <w:sz w:val="18"/>
            <w:szCs w:val="18"/>
            <w:lang w:val="en-US" w:eastAsia="ru-RU"/>
          </w:rPr>
          <w:instrText xml:space="preserve"> HYPERLINK "https://www.google.lt/url?sa=t&amp;rct=j&amp;q=&amp;esrc=s&amp;source=web&amp;cd=9&amp;cad=rja&amp;uact=8&amp;ved=0ahUKEwiEyfbh9NXYAhWGESwKHVxfB-AQFghHMAg&amp;url=http%3A%2F%2Fwww.displayfuture.com%2FDisplay%2Fdatasheet%2Fcontroller%2FST7735.pdf&amp;usg=AOvVaw3c7tGIh_iby2ALaWludqqW" </w:instrText>
        </w:r>
        <w:r w:rsidRPr="00F27592">
          <w:rPr>
            <w:rFonts w:ascii="Arial" w:eastAsia="Times New Roman" w:hAnsi="Arial" w:cs="Arial"/>
            <w:color w:val="444444"/>
            <w:sz w:val="18"/>
            <w:szCs w:val="18"/>
            <w:lang w:eastAsia="ru-RU"/>
          </w:rPr>
          <w:fldChar w:fldCharType="separate"/>
        </w:r>
        <w:r w:rsidRPr="00F27592">
          <w:rPr>
            <w:rFonts w:ascii="inherit" w:eastAsia="Times New Roman" w:hAnsi="inherit" w:cs="Arial"/>
            <w:color w:val="0099CC"/>
            <w:sz w:val="18"/>
            <w:szCs w:val="18"/>
            <w:bdr w:val="none" w:sz="0" w:space="0" w:color="auto" w:frame="1"/>
            <w:lang w:val="en-US" w:eastAsia="ru-RU"/>
          </w:rPr>
          <w:t>here</w:t>
        </w:r>
        <w:r w:rsidRPr="00F27592">
          <w:rPr>
            <w:rFonts w:ascii="Arial" w:eastAsia="Times New Roman" w:hAnsi="Arial" w:cs="Arial"/>
            <w:color w:val="444444"/>
            <w:sz w:val="18"/>
            <w:szCs w:val="18"/>
            <w:lang w:eastAsia="ru-RU"/>
          </w:rPr>
          <w:fldChar w:fldCharType="end"/>
        </w:r>
        <w:r w:rsidRPr="00F27592">
          <w:rPr>
            <w:rFonts w:ascii="Arial" w:eastAsia="Times New Roman" w:hAnsi="Arial" w:cs="Arial"/>
            <w:color w:val="444444"/>
            <w:sz w:val="18"/>
            <w:szCs w:val="18"/>
            <w:lang w:val="en-US" w:eastAsia="ru-RU"/>
          </w:rPr>
          <w:t>.</w:t>
        </w:r>
      </w:ins>
    </w:p>
    <w:p w:rsidR="00F27592" w:rsidRPr="00F27592" w:rsidRDefault="00F27592" w:rsidP="00F27592">
      <w:pPr>
        <w:shd w:val="clear" w:color="auto" w:fill="FFFFFF"/>
        <w:spacing w:after="0" w:line="240" w:lineRule="auto"/>
        <w:rPr>
          <w:ins w:id="32" w:author="Unknown"/>
          <w:rFonts w:ascii="Arial" w:eastAsia="Times New Roman" w:hAnsi="Arial" w:cs="Arial"/>
          <w:color w:val="444444"/>
          <w:sz w:val="18"/>
          <w:szCs w:val="18"/>
          <w:lang w:val="en-US" w:eastAsia="ru-RU"/>
        </w:rPr>
      </w:pPr>
      <w:ins w:id="33" w:author="Unknown">
        <w:r w:rsidRPr="00F27592">
          <w:rPr>
            <w:rFonts w:ascii="Arial" w:eastAsia="Times New Roman" w:hAnsi="Arial" w:cs="Arial"/>
            <w:color w:val="444444"/>
            <w:sz w:val="18"/>
            <w:szCs w:val="18"/>
            <w:lang w:val="en-US" w:eastAsia="ru-RU"/>
          </w:rPr>
          <w:t>You can find datasheet of S6D02A1 </w:t>
        </w:r>
        <w:r w:rsidRPr="00F27592">
          <w:rPr>
            <w:rFonts w:ascii="Arial" w:eastAsia="Times New Roman" w:hAnsi="Arial" w:cs="Arial"/>
            <w:color w:val="444444"/>
            <w:sz w:val="18"/>
            <w:szCs w:val="18"/>
            <w:lang w:eastAsia="ru-RU"/>
          </w:rPr>
          <w:fldChar w:fldCharType="begin"/>
        </w:r>
        <w:r w:rsidRPr="00F27592">
          <w:rPr>
            <w:rFonts w:ascii="Arial" w:eastAsia="Times New Roman" w:hAnsi="Arial" w:cs="Arial"/>
            <w:color w:val="444444"/>
            <w:sz w:val="18"/>
            <w:szCs w:val="18"/>
            <w:lang w:val="en-US" w:eastAsia="ru-RU"/>
          </w:rPr>
          <w:instrText xml:space="preserve"> HYPERLINK "https://www.google.lt/url?sa=t&amp;rct=j&amp;q=&amp;esrc=s&amp;source=web&amp;cd=3&amp;cad=rja&amp;uact=8&amp;ved=0ahUKEwjVvtP359XYAhVFiiwKHfc7DGUQFgg3MAI&amp;url=http%3A%2F%2Fwww.vctec.co.kr%2Fweb%2Fproduct%2FBAE%2Fimg%2F103769%2FS6D02A1A01.pdf&amp;usg=AOvVaw0wJUYxTJ64e2mhGWTBetjQ" </w:instrText>
        </w:r>
        <w:r w:rsidRPr="00F27592">
          <w:rPr>
            <w:rFonts w:ascii="Arial" w:eastAsia="Times New Roman" w:hAnsi="Arial" w:cs="Arial"/>
            <w:color w:val="444444"/>
            <w:sz w:val="18"/>
            <w:szCs w:val="18"/>
            <w:lang w:eastAsia="ru-RU"/>
          </w:rPr>
          <w:fldChar w:fldCharType="separate"/>
        </w:r>
        <w:r w:rsidRPr="00F27592">
          <w:rPr>
            <w:rFonts w:ascii="inherit" w:eastAsia="Times New Roman" w:hAnsi="inherit" w:cs="Arial"/>
            <w:color w:val="0099CC"/>
            <w:sz w:val="18"/>
            <w:szCs w:val="18"/>
            <w:bdr w:val="none" w:sz="0" w:space="0" w:color="auto" w:frame="1"/>
            <w:lang w:val="en-US" w:eastAsia="ru-RU"/>
          </w:rPr>
          <w:t>here</w:t>
        </w:r>
        <w:r w:rsidRPr="00F27592">
          <w:rPr>
            <w:rFonts w:ascii="Arial" w:eastAsia="Times New Roman" w:hAnsi="Arial" w:cs="Arial"/>
            <w:color w:val="444444"/>
            <w:sz w:val="18"/>
            <w:szCs w:val="18"/>
            <w:lang w:eastAsia="ru-RU"/>
          </w:rPr>
          <w:fldChar w:fldCharType="end"/>
        </w:r>
        <w:r w:rsidRPr="00F27592">
          <w:rPr>
            <w:rFonts w:ascii="Arial" w:eastAsia="Times New Roman" w:hAnsi="Arial" w:cs="Arial"/>
            <w:color w:val="444444"/>
            <w:sz w:val="18"/>
            <w:szCs w:val="18"/>
            <w:lang w:val="en-US" w:eastAsia="ru-RU"/>
          </w:rPr>
          <w:t>.</w:t>
        </w:r>
      </w:ins>
    </w:p>
    <w:p w:rsidR="00F27592" w:rsidRPr="00F27592" w:rsidRDefault="00F27592" w:rsidP="00F27592">
      <w:pPr>
        <w:shd w:val="clear" w:color="auto" w:fill="FFFFFF"/>
        <w:spacing w:after="0" w:line="240" w:lineRule="auto"/>
        <w:rPr>
          <w:ins w:id="34" w:author="Unknown"/>
          <w:rFonts w:ascii="Arial" w:eastAsia="Times New Roman" w:hAnsi="Arial" w:cs="Arial"/>
          <w:color w:val="444444"/>
          <w:sz w:val="18"/>
          <w:szCs w:val="18"/>
          <w:lang w:val="en-US" w:eastAsia="ru-RU"/>
        </w:rPr>
      </w:pPr>
      <w:ins w:id="35" w:author="Unknown">
        <w:r w:rsidRPr="00F27592">
          <w:rPr>
            <w:rFonts w:ascii="inherit" w:eastAsia="Times New Roman" w:hAnsi="inherit" w:cs="Arial"/>
            <w:i/>
            <w:iCs/>
            <w:color w:val="444444"/>
            <w:sz w:val="18"/>
            <w:szCs w:val="18"/>
            <w:bdr w:val="none" w:sz="0" w:space="0" w:color="auto" w:frame="1"/>
            <w:lang w:val="en-US" w:eastAsia="ru-RU"/>
          </w:rPr>
          <w:t>Signals and connections of the 1.8" SPI TFT LCD 128x160 module</w:t>
        </w:r>
      </w:ins>
    </w:p>
    <w:p w:rsidR="00F27592" w:rsidRPr="00F27592" w:rsidRDefault="00F27592" w:rsidP="00F27592">
      <w:pPr>
        <w:shd w:val="clear" w:color="auto" w:fill="FFFFFF"/>
        <w:spacing w:after="0" w:line="240" w:lineRule="auto"/>
        <w:rPr>
          <w:ins w:id="36" w:author="Unknown"/>
          <w:rFonts w:ascii="Arial" w:eastAsia="Times New Roman" w:hAnsi="Arial" w:cs="Arial"/>
          <w:color w:val="444444"/>
          <w:sz w:val="18"/>
          <w:szCs w:val="18"/>
          <w:lang w:eastAsia="ru-RU"/>
        </w:rPr>
      </w:pPr>
      <w:r>
        <w:rPr>
          <w:rFonts w:ascii="inherit" w:eastAsia="Times New Roman" w:hAnsi="inherit" w:cs="Arial"/>
          <w:i/>
          <w:iCs/>
          <w:noProof/>
          <w:color w:val="444444"/>
          <w:sz w:val="18"/>
          <w:szCs w:val="18"/>
          <w:bdr w:val="none" w:sz="0" w:space="0" w:color="auto" w:frame="1"/>
          <w:lang w:eastAsia="ru-RU"/>
        </w:rPr>
        <w:lastRenderedPageBreak/>
        <w:drawing>
          <wp:inline distT="0" distB="0" distL="0" distR="0">
            <wp:extent cx="5905500" cy="4579620"/>
            <wp:effectExtent l="0" t="0" r="0" b="0"/>
            <wp:docPr id="1" name="Рисунок 1" descr="http://acoptex.com/uploads/howtoinsertSDcardto18tft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acoptex.com/uploads/howtoinsertSDcardto18tftback.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5500" cy="4579620"/>
                    </a:xfrm>
                    <a:prstGeom prst="rect">
                      <a:avLst/>
                    </a:prstGeom>
                    <a:noFill/>
                    <a:ln>
                      <a:noFill/>
                    </a:ln>
                  </pic:spPr>
                </pic:pic>
              </a:graphicData>
            </a:graphic>
          </wp:inline>
        </w:drawing>
      </w:r>
    </w:p>
    <w:p w:rsidR="00F27592" w:rsidRPr="00F27592" w:rsidRDefault="00F27592" w:rsidP="00F27592">
      <w:pPr>
        <w:shd w:val="clear" w:color="auto" w:fill="FFFFFF"/>
        <w:spacing w:after="150" w:line="240" w:lineRule="auto"/>
        <w:jc w:val="both"/>
        <w:rPr>
          <w:ins w:id="37" w:author="Unknown"/>
          <w:rFonts w:ascii="Arial" w:eastAsia="Times New Roman" w:hAnsi="Arial" w:cs="Arial"/>
          <w:color w:val="444444"/>
          <w:sz w:val="18"/>
          <w:szCs w:val="18"/>
          <w:lang w:val="en-US" w:eastAsia="ru-RU"/>
        </w:rPr>
      </w:pPr>
      <w:ins w:id="38" w:author="Unknown">
        <w:r w:rsidRPr="00F27592">
          <w:rPr>
            <w:rFonts w:ascii="Arial" w:eastAsia="Times New Roman" w:hAnsi="Arial" w:cs="Arial"/>
            <w:color w:val="444444"/>
            <w:sz w:val="18"/>
            <w:szCs w:val="18"/>
            <w:lang w:val="en-US" w:eastAsia="ru-RU"/>
          </w:rPr>
          <w:t>This color display uses SPI to receive image data. That means you need at least 4 pins - CLOCK, DATA IN, TFT CS and D/C. If you'd like to have SD card usage too, add another 2 pins - DATA OUT and card CS. </w:t>
        </w:r>
      </w:ins>
    </w:p>
    <w:p w:rsidR="00F27592" w:rsidRPr="00F27592" w:rsidRDefault="00F27592" w:rsidP="00F27592">
      <w:pPr>
        <w:shd w:val="clear" w:color="auto" w:fill="FFFFFF"/>
        <w:spacing w:after="150" w:line="240" w:lineRule="auto"/>
        <w:jc w:val="both"/>
        <w:rPr>
          <w:ins w:id="39" w:author="Unknown"/>
          <w:rFonts w:ascii="Arial" w:eastAsia="Times New Roman" w:hAnsi="Arial" w:cs="Arial"/>
          <w:color w:val="444444"/>
          <w:sz w:val="18"/>
          <w:szCs w:val="18"/>
          <w:lang w:val="en-US" w:eastAsia="ru-RU"/>
        </w:rPr>
      </w:pPr>
      <w:ins w:id="40" w:author="Unknown">
        <w:r w:rsidRPr="00F27592">
          <w:rPr>
            <w:rFonts w:ascii="Arial" w:eastAsia="Times New Roman" w:hAnsi="Arial" w:cs="Arial"/>
            <w:color w:val="444444"/>
            <w:sz w:val="18"/>
            <w:szCs w:val="18"/>
            <w:lang w:val="en-US" w:eastAsia="ru-RU"/>
          </w:rPr>
          <w:t>Note: depending on the module you’re using, the pins may be in a different order.</w:t>
        </w:r>
      </w:ins>
    </w:p>
    <w:p w:rsidR="00F27592" w:rsidRPr="00F27592" w:rsidRDefault="00F27592" w:rsidP="00F27592">
      <w:pPr>
        <w:shd w:val="clear" w:color="auto" w:fill="FFFFFF"/>
        <w:spacing w:after="0" w:line="240" w:lineRule="auto"/>
        <w:jc w:val="both"/>
        <w:rPr>
          <w:rFonts w:ascii="Arial" w:eastAsia="Times New Roman" w:hAnsi="Arial" w:cs="Arial"/>
          <w:color w:val="444444"/>
          <w:sz w:val="18"/>
          <w:szCs w:val="18"/>
          <w:lang w:val="en-US" w:eastAsia="ru-RU"/>
        </w:rPr>
      </w:pPr>
      <w:r w:rsidRPr="00F27592">
        <w:rPr>
          <w:rFonts w:ascii="inherit" w:eastAsia="Times New Roman" w:hAnsi="inherit" w:cs="Arial"/>
          <w:b/>
          <w:bCs/>
          <w:color w:val="444444"/>
          <w:sz w:val="18"/>
          <w:szCs w:val="18"/>
          <w:bdr w:val="none" w:sz="0" w:space="0" w:color="auto" w:frame="1"/>
          <w:lang w:val="en-US" w:eastAsia="ru-RU"/>
        </w:rPr>
        <w:t>LITE</w:t>
      </w:r>
      <w:r w:rsidRPr="00F27592">
        <w:rPr>
          <w:rFonts w:ascii="Arial" w:eastAsia="Times New Roman" w:hAnsi="Arial" w:cs="Arial"/>
          <w:color w:val="444444"/>
          <w:sz w:val="18"/>
          <w:szCs w:val="18"/>
          <w:lang w:val="en-US" w:eastAsia="ru-RU"/>
        </w:rPr>
        <w:t> - this is the PWM input for the backlight control. Connect to 3-5VDC to turn on the backlight. Connect to ground to turn it off. Or, you can PWM at any frequency.</w:t>
      </w:r>
    </w:p>
    <w:p w:rsidR="00F27592" w:rsidRPr="00F27592" w:rsidRDefault="00F27592" w:rsidP="00F27592">
      <w:pPr>
        <w:shd w:val="clear" w:color="auto" w:fill="FFFFFF"/>
        <w:spacing w:after="0" w:line="240" w:lineRule="auto"/>
        <w:jc w:val="both"/>
        <w:rPr>
          <w:rFonts w:ascii="Arial" w:eastAsia="Times New Roman" w:hAnsi="Arial" w:cs="Arial"/>
          <w:color w:val="444444"/>
          <w:sz w:val="18"/>
          <w:szCs w:val="18"/>
          <w:lang w:val="en-US" w:eastAsia="ru-RU"/>
        </w:rPr>
      </w:pPr>
      <w:r w:rsidRPr="00F27592">
        <w:rPr>
          <w:rFonts w:ascii="inherit" w:eastAsia="Times New Roman" w:hAnsi="inherit" w:cs="Arial"/>
          <w:b/>
          <w:bCs/>
          <w:color w:val="444444"/>
          <w:sz w:val="18"/>
          <w:szCs w:val="18"/>
          <w:bdr w:val="none" w:sz="0" w:space="0" w:color="auto" w:frame="1"/>
          <w:lang w:val="en-US" w:eastAsia="ru-RU"/>
        </w:rPr>
        <w:t>MISO </w:t>
      </w:r>
      <w:r w:rsidRPr="00F27592">
        <w:rPr>
          <w:rFonts w:ascii="Arial" w:eastAsia="Times New Roman" w:hAnsi="Arial" w:cs="Arial"/>
          <w:color w:val="444444"/>
          <w:sz w:val="18"/>
          <w:szCs w:val="18"/>
          <w:lang w:val="en-US" w:eastAsia="ru-RU"/>
        </w:rPr>
        <w:t>(or </w:t>
      </w:r>
      <w:r w:rsidRPr="00F27592">
        <w:rPr>
          <w:rFonts w:ascii="inherit" w:eastAsia="Times New Roman" w:hAnsi="inherit" w:cs="Arial"/>
          <w:b/>
          <w:bCs/>
          <w:color w:val="444444"/>
          <w:sz w:val="18"/>
          <w:szCs w:val="18"/>
          <w:bdr w:val="none" w:sz="0" w:space="0" w:color="auto" w:frame="1"/>
          <w:lang w:val="en-US" w:eastAsia="ru-RU"/>
        </w:rPr>
        <w:t>SD_MISO </w:t>
      </w:r>
      <w:r w:rsidRPr="00F27592">
        <w:rPr>
          <w:rFonts w:ascii="Arial" w:eastAsia="Times New Roman" w:hAnsi="Arial" w:cs="Arial"/>
          <w:color w:val="444444"/>
          <w:sz w:val="18"/>
          <w:szCs w:val="18"/>
          <w:lang w:val="en-US" w:eastAsia="ru-RU"/>
        </w:rPr>
        <w:t>or</w:t>
      </w:r>
      <w:r w:rsidRPr="00F27592">
        <w:rPr>
          <w:rFonts w:ascii="inherit" w:eastAsia="Times New Roman" w:hAnsi="inherit" w:cs="Arial"/>
          <w:b/>
          <w:bCs/>
          <w:color w:val="444444"/>
          <w:sz w:val="18"/>
          <w:szCs w:val="18"/>
          <w:bdr w:val="none" w:sz="0" w:space="0" w:color="auto" w:frame="1"/>
          <w:lang w:val="en-US" w:eastAsia="ru-RU"/>
        </w:rPr>
        <w:t> SDO</w:t>
      </w:r>
      <w:r w:rsidRPr="00F27592">
        <w:rPr>
          <w:rFonts w:ascii="Arial" w:eastAsia="Times New Roman" w:hAnsi="Arial" w:cs="Arial"/>
          <w:color w:val="444444"/>
          <w:sz w:val="18"/>
          <w:szCs w:val="18"/>
          <w:lang w:val="en-US" w:eastAsia="ru-RU"/>
        </w:rPr>
        <w:t xml:space="preserve">) (Master </w:t>
      </w:r>
      <w:proofErr w:type="gramStart"/>
      <w:r w:rsidRPr="00F27592">
        <w:rPr>
          <w:rFonts w:ascii="Arial" w:eastAsia="Times New Roman" w:hAnsi="Arial" w:cs="Arial"/>
          <w:color w:val="444444"/>
          <w:sz w:val="18"/>
          <w:szCs w:val="18"/>
          <w:lang w:val="en-US" w:eastAsia="ru-RU"/>
        </w:rPr>
        <w:t>In</w:t>
      </w:r>
      <w:proofErr w:type="gramEnd"/>
      <w:r w:rsidRPr="00F27592">
        <w:rPr>
          <w:rFonts w:ascii="Arial" w:eastAsia="Times New Roman" w:hAnsi="Arial" w:cs="Arial"/>
          <w:color w:val="444444"/>
          <w:sz w:val="18"/>
          <w:szCs w:val="18"/>
          <w:lang w:val="en-US" w:eastAsia="ru-RU"/>
        </w:rPr>
        <w:t xml:space="preserve"> Slave Out) - this is the SPI Master In Slave Out pin, its used for the SD card. It isn't used for the TFT display which is write-only</w:t>
      </w:r>
    </w:p>
    <w:p w:rsidR="00F27592" w:rsidRPr="00F27592" w:rsidRDefault="00F27592" w:rsidP="00F27592">
      <w:pPr>
        <w:shd w:val="clear" w:color="auto" w:fill="FFFFFF"/>
        <w:spacing w:after="0" w:line="240" w:lineRule="auto"/>
        <w:jc w:val="both"/>
        <w:rPr>
          <w:rFonts w:ascii="Arial" w:eastAsia="Times New Roman" w:hAnsi="Arial" w:cs="Arial"/>
          <w:color w:val="444444"/>
          <w:sz w:val="18"/>
          <w:szCs w:val="18"/>
          <w:lang w:val="en-US" w:eastAsia="ru-RU"/>
        </w:rPr>
      </w:pPr>
      <w:proofErr w:type="gramStart"/>
      <w:r w:rsidRPr="00F27592">
        <w:rPr>
          <w:rFonts w:ascii="inherit" w:eastAsia="Times New Roman" w:hAnsi="inherit" w:cs="Arial"/>
          <w:b/>
          <w:bCs/>
          <w:color w:val="444444"/>
          <w:sz w:val="18"/>
          <w:szCs w:val="18"/>
          <w:bdr w:val="none" w:sz="0" w:space="0" w:color="auto" w:frame="1"/>
          <w:lang w:val="en-US" w:eastAsia="ru-RU"/>
        </w:rPr>
        <w:t>SCLK</w:t>
      </w:r>
      <w:r w:rsidRPr="00F27592">
        <w:rPr>
          <w:rFonts w:ascii="Arial" w:eastAsia="Times New Roman" w:hAnsi="Arial" w:cs="Arial"/>
          <w:color w:val="444444"/>
          <w:sz w:val="18"/>
          <w:szCs w:val="18"/>
          <w:lang w:val="en-US" w:eastAsia="ru-RU"/>
        </w:rPr>
        <w:t> (or </w:t>
      </w:r>
      <w:r w:rsidRPr="00F27592">
        <w:rPr>
          <w:rFonts w:ascii="inherit" w:eastAsia="Times New Roman" w:hAnsi="inherit" w:cs="Arial"/>
          <w:b/>
          <w:bCs/>
          <w:color w:val="444444"/>
          <w:sz w:val="18"/>
          <w:szCs w:val="18"/>
          <w:bdr w:val="none" w:sz="0" w:space="0" w:color="auto" w:frame="1"/>
          <w:lang w:val="en-US" w:eastAsia="ru-RU"/>
        </w:rPr>
        <w:t>SD_SCK </w:t>
      </w:r>
      <w:r w:rsidRPr="00F27592">
        <w:rPr>
          <w:rFonts w:ascii="Arial" w:eastAsia="Times New Roman" w:hAnsi="Arial" w:cs="Arial"/>
          <w:color w:val="444444"/>
          <w:sz w:val="18"/>
          <w:szCs w:val="18"/>
          <w:lang w:val="en-US" w:eastAsia="ru-RU"/>
        </w:rPr>
        <w:t>or </w:t>
      </w:r>
      <w:r w:rsidRPr="00F27592">
        <w:rPr>
          <w:rFonts w:ascii="inherit" w:eastAsia="Times New Roman" w:hAnsi="inherit" w:cs="Arial"/>
          <w:b/>
          <w:bCs/>
          <w:color w:val="444444"/>
          <w:sz w:val="18"/>
          <w:szCs w:val="18"/>
          <w:bdr w:val="none" w:sz="0" w:space="0" w:color="auto" w:frame="1"/>
          <w:lang w:val="en-US" w:eastAsia="ru-RU"/>
        </w:rPr>
        <w:t>SCK </w:t>
      </w:r>
      <w:r w:rsidRPr="00F27592">
        <w:rPr>
          <w:rFonts w:ascii="Arial" w:eastAsia="Times New Roman" w:hAnsi="Arial" w:cs="Arial"/>
          <w:color w:val="444444"/>
          <w:sz w:val="18"/>
          <w:szCs w:val="18"/>
          <w:lang w:val="en-US" w:eastAsia="ru-RU"/>
        </w:rPr>
        <w:t>or</w:t>
      </w:r>
      <w:r w:rsidRPr="00F27592">
        <w:rPr>
          <w:rFonts w:ascii="inherit" w:eastAsia="Times New Roman" w:hAnsi="inherit" w:cs="Arial"/>
          <w:b/>
          <w:bCs/>
          <w:color w:val="444444"/>
          <w:sz w:val="18"/>
          <w:szCs w:val="18"/>
          <w:bdr w:val="none" w:sz="0" w:space="0" w:color="auto" w:frame="1"/>
          <w:lang w:val="en-US" w:eastAsia="ru-RU"/>
        </w:rPr>
        <w:t> CLK </w:t>
      </w:r>
      <w:r w:rsidRPr="00F27592">
        <w:rPr>
          <w:rFonts w:ascii="Arial" w:eastAsia="Times New Roman" w:hAnsi="Arial" w:cs="Arial"/>
          <w:color w:val="444444"/>
          <w:sz w:val="18"/>
          <w:szCs w:val="18"/>
          <w:lang w:val="en-US" w:eastAsia="ru-RU"/>
        </w:rPr>
        <w:t>or</w:t>
      </w:r>
      <w:r w:rsidRPr="00F27592">
        <w:rPr>
          <w:rFonts w:ascii="inherit" w:eastAsia="Times New Roman" w:hAnsi="inherit" w:cs="Arial"/>
          <w:b/>
          <w:bCs/>
          <w:color w:val="444444"/>
          <w:sz w:val="18"/>
          <w:szCs w:val="18"/>
          <w:bdr w:val="none" w:sz="0" w:space="0" w:color="auto" w:frame="1"/>
          <w:lang w:val="en-US" w:eastAsia="ru-RU"/>
        </w:rPr>
        <w:t> SCL</w:t>
      </w:r>
      <w:r w:rsidRPr="00F27592">
        <w:rPr>
          <w:rFonts w:ascii="Arial" w:eastAsia="Times New Roman" w:hAnsi="Arial" w:cs="Arial"/>
          <w:color w:val="444444"/>
          <w:sz w:val="18"/>
          <w:szCs w:val="18"/>
          <w:lang w:val="en-US" w:eastAsia="ru-RU"/>
        </w:rPr>
        <w:t>) (Serial Clock) - The clock pulses which synchronize data transmission generated by the master.</w:t>
      </w:r>
      <w:proofErr w:type="gramEnd"/>
      <w:r w:rsidRPr="00F27592">
        <w:rPr>
          <w:rFonts w:ascii="Arial" w:eastAsia="Times New Roman" w:hAnsi="Arial" w:cs="Arial"/>
          <w:color w:val="444444"/>
          <w:sz w:val="18"/>
          <w:szCs w:val="18"/>
          <w:lang w:val="en-US" w:eastAsia="ru-RU"/>
        </w:rPr>
        <w:t xml:space="preserve"> This is the SPI clock input pin.</w:t>
      </w:r>
    </w:p>
    <w:p w:rsidR="00F27592" w:rsidRPr="00F27592" w:rsidRDefault="00F27592" w:rsidP="00F27592">
      <w:pPr>
        <w:shd w:val="clear" w:color="auto" w:fill="FFFFFF"/>
        <w:spacing w:after="0" w:line="240" w:lineRule="auto"/>
        <w:jc w:val="both"/>
        <w:rPr>
          <w:rFonts w:ascii="Arial" w:eastAsia="Times New Roman" w:hAnsi="Arial" w:cs="Arial"/>
          <w:color w:val="444444"/>
          <w:sz w:val="18"/>
          <w:szCs w:val="18"/>
          <w:lang w:val="en-US" w:eastAsia="ru-RU"/>
        </w:rPr>
      </w:pPr>
      <w:r w:rsidRPr="00F27592">
        <w:rPr>
          <w:rFonts w:ascii="inherit" w:eastAsia="Times New Roman" w:hAnsi="inherit" w:cs="Arial"/>
          <w:b/>
          <w:bCs/>
          <w:color w:val="444444"/>
          <w:sz w:val="18"/>
          <w:szCs w:val="18"/>
          <w:bdr w:val="none" w:sz="0" w:space="0" w:color="auto" w:frame="1"/>
          <w:lang w:val="en-US" w:eastAsia="ru-RU"/>
        </w:rPr>
        <w:t>MOSI</w:t>
      </w:r>
      <w:r w:rsidRPr="00F27592">
        <w:rPr>
          <w:rFonts w:ascii="Arial" w:eastAsia="Times New Roman" w:hAnsi="Arial" w:cs="Arial"/>
          <w:color w:val="444444"/>
          <w:sz w:val="18"/>
          <w:szCs w:val="18"/>
          <w:lang w:val="en-US" w:eastAsia="ru-RU"/>
        </w:rPr>
        <w:t> (or </w:t>
      </w:r>
      <w:r w:rsidRPr="00F27592">
        <w:rPr>
          <w:rFonts w:ascii="inherit" w:eastAsia="Times New Roman" w:hAnsi="inherit" w:cs="Arial"/>
          <w:b/>
          <w:bCs/>
          <w:color w:val="444444"/>
          <w:sz w:val="18"/>
          <w:szCs w:val="18"/>
          <w:bdr w:val="none" w:sz="0" w:space="0" w:color="auto" w:frame="1"/>
          <w:lang w:val="en-US" w:eastAsia="ru-RU"/>
        </w:rPr>
        <w:t>DIN</w:t>
      </w:r>
      <w:r w:rsidRPr="00F27592">
        <w:rPr>
          <w:rFonts w:ascii="Arial" w:eastAsia="Times New Roman" w:hAnsi="Arial" w:cs="Arial"/>
          <w:color w:val="444444"/>
          <w:sz w:val="18"/>
          <w:szCs w:val="18"/>
          <w:lang w:val="en-US" w:eastAsia="ru-RU"/>
        </w:rPr>
        <w:t> or </w:t>
      </w:r>
      <w:r w:rsidRPr="00F27592">
        <w:rPr>
          <w:rFonts w:ascii="inherit" w:eastAsia="Times New Roman" w:hAnsi="inherit" w:cs="Arial"/>
          <w:b/>
          <w:bCs/>
          <w:color w:val="444444"/>
          <w:sz w:val="18"/>
          <w:szCs w:val="18"/>
          <w:bdr w:val="none" w:sz="0" w:space="0" w:color="auto" w:frame="1"/>
          <w:lang w:val="en-US" w:eastAsia="ru-RU"/>
        </w:rPr>
        <w:t>SD_MOSI </w:t>
      </w:r>
      <w:r w:rsidRPr="00F27592">
        <w:rPr>
          <w:rFonts w:ascii="Arial" w:eastAsia="Times New Roman" w:hAnsi="Arial" w:cs="Arial"/>
          <w:color w:val="444444"/>
          <w:sz w:val="18"/>
          <w:szCs w:val="18"/>
          <w:lang w:val="en-US" w:eastAsia="ru-RU"/>
        </w:rPr>
        <w:t>or</w:t>
      </w:r>
      <w:r w:rsidRPr="00F27592">
        <w:rPr>
          <w:rFonts w:ascii="inherit" w:eastAsia="Times New Roman" w:hAnsi="inherit" w:cs="Arial"/>
          <w:b/>
          <w:bCs/>
          <w:color w:val="444444"/>
          <w:sz w:val="18"/>
          <w:szCs w:val="18"/>
          <w:bdr w:val="none" w:sz="0" w:space="0" w:color="auto" w:frame="1"/>
          <w:lang w:val="en-US" w:eastAsia="ru-RU"/>
        </w:rPr>
        <w:t> SDA</w:t>
      </w:r>
      <w:r w:rsidRPr="00F27592">
        <w:rPr>
          <w:rFonts w:ascii="Arial" w:eastAsia="Times New Roman" w:hAnsi="Arial" w:cs="Arial"/>
          <w:color w:val="444444"/>
          <w:sz w:val="18"/>
          <w:szCs w:val="18"/>
          <w:lang w:val="en-US" w:eastAsia="ru-RU"/>
        </w:rPr>
        <w:t xml:space="preserve">) (Master </w:t>
      </w:r>
      <w:proofErr w:type="gramStart"/>
      <w:r w:rsidRPr="00F27592">
        <w:rPr>
          <w:rFonts w:ascii="Arial" w:eastAsia="Times New Roman" w:hAnsi="Arial" w:cs="Arial"/>
          <w:color w:val="444444"/>
          <w:sz w:val="18"/>
          <w:szCs w:val="18"/>
          <w:lang w:val="en-US" w:eastAsia="ru-RU"/>
        </w:rPr>
        <w:t>Out</w:t>
      </w:r>
      <w:proofErr w:type="gramEnd"/>
      <w:r w:rsidRPr="00F27592">
        <w:rPr>
          <w:rFonts w:ascii="Arial" w:eastAsia="Times New Roman" w:hAnsi="Arial" w:cs="Arial"/>
          <w:color w:val="444444"/>
          <w:sz w:val="18"/>
          <w:szCs w:val="18"/>
          <w:lang w:val="en-US" w:eastAsia="ru-RU"/>
        </w:rPr>
        <w:t xml:space="preserve"> Slave In) - this is the SPI Master Out Slave In pin, it is used to send data from the microcontroller to the SD card and/or TFT</w:t>
      </w:r>
    </w:p>
    <w:p w:rsidR="00F27592" w:rsidRPr="00F27592" w:rsidRDefault="00F27592" w:rsidP="00F27592">
      <w:pPr>
        <w:shd w:val="clear" w:color="auto" w:fill="FFFFFF"/>
        <w:spacing w:after="0" w:line="240" w:lineRule="auto"/>
        <w:jc w:val="both"/>
        <w:rPr>
          <w:rFonts w:ascii="Arial" w:eastAsia="Times New Roman" w:hAnsi="Arial" w:cs="Arial"/>
          <w:color w:val="444444"/>
          <w:sz w:val="18"/>
          <w:szCs w:val="18"/>
          <w:lang w:val="en-US" w:eastAsia="ru-RU"/>
        </w:rPr>
      </w:pPr>
      <w:r w:rsidRPr="00F27592">
        <w:rPr>
          <w:rFonts w:ascii="inherit" w:eastAsia="Times New Roman" w:hAnsi="inherit" w:cs="Arial"/>
          <w:b/>
          <w:bCs/>
          <w:color w:val="444444"/>
          <w:sz w:val="18"/>
          <w:szCs w:val="18"/>
          <w:bdr w:val="none" w:sz="0" w:space="0" w:color="auto" w:frame="1"/>
          <w:lang w:val="en-US" w:eastAsia="ru-RU"/>
        </w:rPr>
        <w:t>TFT_CS</w:t>
      </w:r>
      <w:r w:rsidRPr="00F27592">
        <w:rPr>
          <w:rFonts w:ascii="Arial" w:eastAsia="Times New Roman" w:hAnsi="Arial" w:cs="Arial"/>
          <w:color w:val="444444"/>
          <w:sz w:val="18"/>
          <w:szCs w:val="18"/>
          <w:lang w:val="en-US" w:eastAsia="ru-RU"/>
        </w:rPr>
        <w:t> (Chip Select or Slave Select) - the pin on each device that the master can use to enable and disable specific devices. This is the TFT SPI chip select pin</w:t>
      </w:r>
    </w:p>
    <w:p w:rsidR="00F27592" w:rsidRPr="00F27592" w:rsidRDefault="00F27592" w:rsidP="00F27592">
      <w:pPr>
        <w:shd w:val="clear" w:color="auto" w:fill="FFFFFF"/>
        <w:spacing w:after="0" w:line="240" w:lineRule="auto"/>
        <w:jc w:val="both"/>
        <w:rPr>
          <w:rFonts w:ascii="Arial" w:eastAsia="Times New Roman" w:hAnsi="Arial" w:cs="Arial"/>
          <w:color w:val="444444"/>
          <w:sz w:val="18"/>
          <w:szCs w:val="18"/>
          <w:lang w:val="en-US" w:eastAsia="ru-RU"/>
        </w:rPr>
      </w:pPr>
      <w:proofErr w:type="spellStart"/>
      <w:r w:rsidRPr="00F27592">
        <w:rPr>
          <w:rFonts w:ascii="inherit" w:eastAsia="Times New Roman" w:hAnsi="inherit" w:cs="Arial"/>
          <w:b/>
          <w:bCs/>
          <w:color w:val="444444"/>
          <w:sz w:val="18"/>
          <w:szCs w:val="18"/>
          <w:bdr w:val="none" w:sz="0" w:space="0" w:color="auto" w:frame="1"/>
          <w:lang w:val="en-US" w:eastAsia="ru-RU"/>
        </w:rPr>
        <w:t>Card_CS</w:t>
      </w:r>
      <w:proofErr w:type="spellEnd"/>
      <w:r w:rsidRPr="00F27592">
        <w:rPr>
          <w:rFonts w:ascii="Arial" w:eastAsia="Times New Roman" w:hAnsi="Arial" w:cs="Arial"/>
          <w:color w:val="444444"/>
          <w:sz w:val="18"/>
          <w:szCs w:val="18"/>
          <w:lang w:val="en-US" w:eastAsia="ru-RU"/>
        </w:rPr>
        <w:t> (or </w:t>
      </w:r>
      <w:r w:rsidRPr="00F27592">
        <w:rPr>
          <w:rFonts w:ascii="inherit" w:eastAsia="Times New Roman" w:hAnsi="inherit" w:cs="Arial"/>
          <w:b/>
          <w:bCs/>
          <w:color w:val="444444"/>
          <w:sz w:val="18"/>
          <w:szCs w:val="18"/>
          <w:bdr w:val="none" w:sz="0" w:space="0" w:color="auto" w:frame="1"/>
          <w:lang w:val="en-US" w:eastAsia="ru-RU"/>
        </w:rPr>
        <w:t>SD_CS</w:t>
      </w:r>
      <w:r w:rsidRPr="00F27592">
        <w:rPr>
          <w:rFonts w:ascii="Arial" w:eastAsia="Times New Roman" w:hAnsi="Arial" w:cs="Arial"/>
          <w:color w:val="444444"/>
          <w:sz w:val="18"/>
          <w:szCs w:val="18"/>
          <w:lang w:val="en-US" w:eastAsia="ru-RU"/>
        </w:rPr>
        <w:t>) (Chip Select or Slave Select) - the pin on each device that the master can use to enable and disable specific devices. Used if you want to read from the SD card.</w:t>
      </w:r>
    </w:p>
    <w:p w:rsidR="00F27592" w:rsidRPr="00F27592" w:rsidRDefault="00F27592" w:rsidP="00F27592">
      <w:pPr>
        <w:shd w:val="clear" w:color="auto" w:fill="FFFFFF"/>
        <w:spacing w:after="0" w:line="240" w:lineRule="auto"/>
        <w:jc w:val="both"/>
        <w:rPr>
          <w:rFonts w:ascii="Arial" w:eastAsia="Times New Roman" w:hAnsi="Arial" w:cs="Arial"/>
          <w:color w:val="444444"/>
          <w:sz w:val="18"/>
          <w:szCs w:val="18"/>
          <w:lang w:val="en-US" w:eastAsia="ru-RU"/>
        </w:rPr>
      </w:pPr>
      <w:r w:rsidRPr="00F27592">
        <w:rPr>
          <w:rFonts w:ascii="inherit" w:eastAsia="Times New Roman" w:hAnsi="inherit" w:cs="Arial"/>
          <w:b/>
          <w:bCs/>
          <w:color w:val="444444"/>
          <w:sz w:val="18"/>
          <w:szCs w:val="18"/>
          <w:bdr w:val="none" w:sz="0" w:space="0" w:color="auto" w:frame="1"/>
          <w:lang w:val="en-US" w:eastAsia="ru-RU"/>
        </w:rPr>
        <w:t>D/C</w:t>
      </w:r>
      <w:r w:rsidRPr="00F27592">
        <w:rPr>
          <w:rFonts w:ascii="Arial" w:eastAsia="Times New Roman" w:hAnsi="Arial" w:cs="Arial"/>
          <w:color w:val="444444"/>
          <w:sz w:val="18"/>
          <w:szCs w:val="18"/>
          <w:lang w:val="en-US" w:eastAsia="ru-RU"/>
        </w:rPr>
        <w:t> (or </w:t>
      </w:r>
      <w:r w:rsidRPr="00F27592">
        <w:rPr>
          <w:rFonts w:ascii="inherit" w:eastAsia="Times New Roman" w:hAnsi="inherit" w:cs="Arial"/>
          <w:b/>
          <w:bCs/>
          <w:color w:val="444444"/>
          <w:sz w:val="18"/>
          <w:szCs w:val="18"/>
          <w:bdr w:val="none" w:sz="0" w:space="0" w:color="auto" w:frame="1"/>
          <w:lang w:val="en-US" w:eastAsia="ru-RU"/>
        </w:rPr>
        <w:t>A0</w:t>
      </w:r>
      <w:r w:rsidRPr="00F27592">
        <w:rPr>
          <w:rFonts w:ascii="Arial" w:eastAsia="Times New Roman" w:hAnsi="Arial" w:cs="Arial"/>
          <w:color w:val="444444"/>
          <w:sz w:val="18"/>
          <w:szCs w:val="18"/>
          <w:lang w:val="en-US" w:eastAsia="ru-RU"/>
        </w:rPr>
        <w:t> or </w:t>
      </w:r>
      <w:r w:rsidRPr="00F27592">
        <w:rPr>
          <w:rFonts w:ascii="inherit" w:eastAsia="Times New Roman" w:hAnsi="inherit" w:cs="Arial"/>
          <w:b/>
          <w:bCs/>
          <w:color w:val="444444"/>
          <w:sz w:val="18"/>
          <w:szCs w:val="18"/>
          <w:bdr w:val="none" w:sz="0" w:space="0" w:color="auto" w:frame="1"/>
          <w:lang w:val="en-US" w:eastAsia="ru-RU"/>
        </w:rPr>
        <w:t>DC </w:t>
      </w:r>
      <w:r w:rsidRPr="00F27592">
        <w:rPr>
          <w:rFonts w:ascii="Arial" w:eastAsia="Times New Roman" w:hAnsi="Arial" w:cs="Arial"/>
          <w:color w:val="444444"/>
          <w:sz w:val="18"/>
          <w:szCs w:val="18"/>
          <w:lang w:val="en-US" w:eastAsia="ru-RU"/>
        </w:rPr>
        <w:t>or</w:t>
      </w:r>
      <w:r w:rsidRPr="00F27592">
        <w:rPr>
          <w:rFonts w:ascii="inherit" w:eastAsia="Times New Roman" w:hAnsi="inherit" w:cs="Arial"/>
          <w:b/>
          <w:bCs/>
          <w:color w:val="444444"/>
          <w:sz w:val="18"/>
          <w:szCs w:val="18"/>
          <w:bdr w:val="none" w:sz="0" w:space="0" w:color="auto" w:frame="1"/>
          <w:lang w:val="en-US" w:eastAsia="ru-RU"/>
        </w:rPr>
        <w:t> RS</w:t>
      </w:r>
      <w:r w:rsidRPr="00F27592">
        <w:rPr>
          <w:rFonts w:ascii="Arial" w:eastAsia="Times New Roman" w:hAnsi="Arial" w:cs="Arial"/>
          <w:color w:val="444444"/>
          <w:sz w:val="18"/>
          <w:szCs w:val="18"/>
          <w:lang w:val="en-US" w:eastAsia="ru-RU"/>
        </w:rPr>
        <w:t>) - this is the TFT SPI data or command selector pin</w:t>
      </w:r>
    </w:p>
    <w:p w:rsidR="00F27592" w:rsidRPr="00F27592" w:rsidRDefault="00F27592" w:rsidP="00F27592">
      <w:pPr>
        <w:shd w:val="clear" w:color="auto" w:fill="FFFFFF"/>
        <w:spacing w:after="0" w:line="240" w:lineRule="auto"/>
        <w:jc w:val="both"/>
        <w:rPr>
          <w:rFonts w:ascii="Arial" w:eastAsia="Times New Roman" w:hAnsi="Arial" w:cs="Arial"/>
          <w:color w:val="444444"/>
          <w:sz w:val="18"/>
          <w:szCs w:val="18"/>
          <w:lang w:val="en-US" w:eastAsia="ru-RU"/>
        </w:rPr>
      </w:pPr>
      <w:r w:rsidRPr="00F27592">
        <w:rPr>
          <w:rFonts w:ascii="inherit" w:eastAsia="Times New Roman" w:hAnsi="inherit" w:cs="Arial"/>
          <w:b/>
          <w:bCs/>
          <w:color w:val="444444"/>
          <w:sz w:val="18"/>
          <w:szCs w:val="18"/>
          <w:bdr w:val="none" w:sz="0" w:space="0" w:color="auto" w:frame="1"/>
          <w:lang w:val="en-US" w:eastAsia="ru-RU"/>
        </w:rPr>
        <w:t>RST</w:t>
      </w:r>
      <w:r w:rsidRPr="00F27592">
        <w:rPr>
          <w:rFonts w:ascii="Arial" w:eastAsia="Times New Roman" w:hAnsi="Arial" w:cs="Arial"/>
          <w:color w:val="444444"/>
          <w:sz w:val="18"/>
          <w:szCs w:val="18"/>
          <w:lang w:val="en-US" w:eastAsia="ru-RU"/>
        </w:rPr>
        <w:t> (or </w:t>
      </w:r>
      <w:r w:rsidRPr="00F27592">
        <w:rPr>
          <w:rFonts w:ascii="inherit" w:eastAsia="Times New Roman" w:hAnsi="inherit" w:cs="Arial"/>
          <w:b/>
          <w:bCs/>
          <w:color w:val="444444"/>
          <w:sz w:val="18"/>
          <w:szCs w:val="18"/>
          <w:bdr w:val="none" w:sz="0" w:space="0" w:color="auto" w:frame="1"/>
          <w:lang w:val="en-US" w:eastAsia="ru-RU"/>
        </w:rPr>
        <w:t>RESET </w:t>
      </w:r>
      <w:r w:rsidRPr="00F27592">
        <w:rPr>
          <w:rFonts w:ascii="Arial" w:eastAsia="Times New Roman" w:hAnsi="Arial" w:cs="Arial"/>
          <w:color w:val="444444"/>
          <w:sz w:val="18"/>
          <w:szCs w:val="18"/>
          <w:lang w:val="en-US" w:eastAsia="ru-RU"/>
        </w:rPr>
        <w:t>or</w:t>
      </w:r>
      <w:r w:rsidRPr="00F27592">
        <w:rPr>
          <w:rFonts w:ascii="inherit" w:eastAsia="Times New Roman" w:hAnsi="inherit" w:cs="Arial"/>
          <w:b/>
          <w:bCs/>
          <w:color w:val="444444"/>
          <w:sz w:val="18"/>
          <w:szCs w:val="18"/>
          <w:bdr w:val="none" w:sz="0" w:space="0" w:color="auto" w:frame="1"/>
          <w:lang w:val="en-US" w:eastAsia="ru-RU"/>
        </w:rPr>
        <w:t> RES</w:t>
      </w:r>
      <w:r w:rsidRPr="00F27592">
        <w:rPr>
          <w:rFonts w:ascii="Arial" w:eastAsia="Times New Roman" w:hAnsi="Arial" w:cs="Arial"/>
          <w:color w:val="444444"/>
          <w:sz w:val="18"/>
          <w:szCs w:val="18"/>
          <w:lang w:val="en-US" w:eastAsia="ru-RU"/>
        </w:rPr>
        <w:t xml:space="preserve">) - this is the TFT reset pin. Connect to ground to reset the TFT! Its best to have this pin controlled by the library so the display is reset cleanly, but you can also connect it to the </w:t>
      </w:r>
      <w:proofErr w:type="spellStart"/>
      <w:r w:rsidRPr="00F27592">
        <w:rPr>
          <w:rFonts w:ascii="Arial" w:eastAsia="Times New Roman" w:hAnsi="Arial" w:cs="Arial"/>
          <w:color w:val="444444"/>
          <w:sz w:val="18"/>
          <w:szCs w:val="18"/>
          <w:lang w:val="en-US" w:eastAsia="ru-RU"/>
        </w:rPr>
        <w:t>Arduino</w:t>
      </w:r>
      <w:proofErr w:type="spellEnd"/>
      <w:r w:rsidRPr="00F27592">
        <w:rPr>
          <w:rFonts w:ascii="Arial" w:eastAsia="Times New Roman" w:hAnsi="Arial" w:cs="Arial"/>
          <w:color w:val="444444"/>
          <w:sz w:val="18"/>
          <w:szCs w:val="18"/>
          <w:lang w:val="en-US" w:eastAsia="ru-RU"/>
        </w:rPr>
        <w:t xml:space="preserve"> Reset pin, which works for most cases.</w:t>
      </w:r>
    </w:p>
    <w:p w:rsidR="00F27592" w:rsidRPr="00F27592" w:rsidRDefault="00F27592" w:rsidP="00F27592">
      <w:pPr>
        <w:shd w:val="clear" w:color="auto" w:fill="FFFFFF"/>
        <w:spacing w:after="0" w:line="240" w:lineRule="auto"/>
        <w:jc w:val="both"/>
        <w:rPr>
          <w:rFonts w:ascii="Arial" w:eastAsia="Times New Roman" w:hAnsi="Arial" w:cs="Arial"/>
          <w:color w:val="444444"/>
          <w:sz w:val="18"/>
          <w:szCs w:val="18"/>
          <w:lang w:val="en-US" w:eastAsia="ru-RU"/>
        </w:rPr>
      </w:pPr>
      <w:r w:rsidRPr="00F27592">
        <w:rPr>
          <w:rFonts w:ascii="inherit" w:eastAsia="Times New Roman" w:hAnsi="inherit" w:cs="Arial"/>
          <w:b/>
          <w:bCs/>
          <w:color w:val="444444"/>
          <w:sz w:val="18"/>
          <w:szCs w:val="18"/>
          <w:bdr w:val="none" w:sz="0" w:space="0" w:color="auto" w:frame="1"/>
          <w:lang w:val="en-US" w:eastAsia="ru-RU"/>
        </w:rPr>
        <w:t>CS</w:t>
      </w:r>
      <w:r w:rsidRPr="00F27592">
        <w:rPr>
          <w:rFonts w:ascii="Arial" w:eastAsia="Times New Roman" w:hAnsi="Arial" w:cs="Arial"/>
          <w:color w:val="444444"/>
          <w:sz w:val="18"/>
          <w:szCs w:val="18"/>
          <w:lang w:val="en-US" w:eastAsia="ru-RU"/>
        </w:rPr>
        <w:t> (or </w:t>
      </w:r>
      <w:r w:rsidRPr="00F27592">
        <w:rPr>
          <w:rFonts w:ascii="inherit" w:eastAsia="Times New Roman" w:hAnsi="inherit" w:cs="Arial"/>
          <w:b/>
          <w:bCs/>
          <w:color w:val="444444"/>
          <w:sz w:val="18"/>
          <w:szCs w:val="18"/>
          <w:bdr w:val="none" w:sz="0" w:space="0" w:color="auto" w:frame="1"/>
          <w:lang w:val="en-US" w:eastAsia="ru-RU"/>
        </w:rPr>
        <w:t>CE </w:t>
      </w:r>
      <w:r w:rsidRPr="00F27592">
        <w:rPr>
          <w:rFonts w:ascii="Arial" w:eastAsia="Times New Roman" w:hAnsi="Arial" w:cs="Arial"/>
          <w:color w:val="444444"/>
          <w:sz w:val="18"/>
          <w:szCs w:val="18"/>
          <w:lang w:val="en-US" w:eastAsia="ru-RU"/>
        </w:rPr>
        <w:t>or</w:t>
      </w:r>
      <w:r w:rsidRPr="00F27592">
        <w:rPr>
          <w:rFonts w:ascii="inherit" w:eastAsia="Times New Roman" w:hAnsi="inherit" w:cs="Arial"/>
          <w:b/>
          <w:bCs/>
          <w:color w:val="444444"/>
          <w:sz w:val="18"/>
          <w:szCs w:val="18"/>
          <w:bdr w:val="none" w:sz="0" w:space="0" w:color="auto" w:frame="1"/>
          <w:lang w:val="en-US" w:eastAsia="ru-RU"/>
        </w:rPr>
        <w:t> SS</w:t>
      </w:r>
      <w:r w:rsidRPr="00F27592">
        <w:rPr>
          <w:rFonts w:ascii="Arial" w:eastAsia="Times New Roman" w:hAnsi="Arial" w:cs="Arial"/>
          <w:color w:val="444444"/>
          <w:sz w:val="18"/>
          <w:szCs w:val="18"/>
          <w:lang w:val="en-US" w:eastAsia="ru-RU"/>
        </w:rPr>
        <w:t>) (Chip Select or Slave Select) - the pin on each device that the master can use to enable and disable specific devices.</w:t>
      </w:r>
    </w:p>
    <w:p w:rsidR="00F27592" w:rsidRPr="00F27592" w:rsidRDefault="00F27592" w:rsidP="00F27592">
      <w:pPr>
        <w:shd w:val="clear" w:color="auto" w:fill="FFFFFF"/>
        <w:spacing w:after="0" w:line="240" w:lineRule="auto"/>
        <w:jc w:val="both"/>
        <w:rPr>
          <w:rFonts w:ascii="Arial" w:eastAsia="Times New Roman" w:hAnsi="Arial" w:cs="Arial"/>
          <w:color w:val="444444"/>
          <w:sz w:val="18"/>
          <w:szCs w:val="18"/>
          <w:lang w:val="en-US" w:eastAsia="ru-RU"/>
        </w:rPr>
      </w:pPr>
      <w:r w:rsidRPr="00F27592">
        <w:rPr>
          <w:rFonts w:ascii="inherit" w:eastAsia="Times New Roman" w:hAnsi="inherit" w:cs="Arial"/>
          <w:b/>
          <w:bCs/>
          <w:color w:val="444444"/>
          <w:sz w:val="18"/>
          <w:szCs w:val="18"/>
          <w:bdr w:val="none" w:sz="0" w:space="0" w:color="auto" w:frame="1"/>
          <w:lang w:val="en-US" w:eastAsia="ru-RU"/>
        </w:rPr>
        <w:t>VCC</w:t>
      </w:r>
      <w:r w:rsidRPr="00F27592">
        <w:rPr>
          <w:rFonts w:ascii="Arial" w:eastAsia="Times New Roman" w:hAnsi="Arial" w:cs="Arial"/>
          <w:color w:val="444444"/>
          <w:sz w:val="18"/>
          <w:szCs w:val="18"/>
          <w:lang w:val="en-US" w:eastAsia="ru-RU"/>
        </w:rPr>
        <w:t xml:space="preserve"> - this is the power pin. Can be connected to +5VDC or +3.3VDC pin of </w:t>
      </w:r>
      <w:proofErr w:type="spellStart"/>
      <w:r w:rsidRPr="00F27592">
        <w:rPr>
          <w:rFonts w:ascii="Arial" w:eastAsia="Times New Roman" w:hAnsi="Arial" w:cs="Arial"/>
          <w:color w:val="444444"/>
          <w:sz w:val="18"/>
          <w:szCs w:val="18"/>
          <w:lang w:val="en-US" w:eastAsia="ru-RU"/>
        </w:rPr>
        <w:t>Arduino</w:t>
      </w:r>
      <w:proofErr w:type="spellEnd"/>
      <w:r w:rsidRPr="00F27592">
        <w:rPr>
          <w:rFonts w:ascii="Arial" w:eastAsia="Times New Roman" w:hAnsi="Arial" w:cs="Arial"/>
          <w:color w:val="444444"/>
          <w:sz w:val="18"/>
          <w:szCs w:val="18"/>
          <w:lang w:val="en-US" w:eastAsia="ru-RU"/>
        </w:rPr>
        <w:t xml:space="preserve"> board.</w:t>
      </w:r>
    </w:p>
    <w:p w:rsidR="00F27592" w:rsidRPr="00F27592" w:rsidRDefault="00F27592" w:rsidP="00F27592">
      <w:pPr>
        <w:shd w:val="clear" w:color="auto" w:fill="FFFFFF"/>
        <w:spacing w:after="0" w:line="240" w:lineRule="auto"/>
        <w:jc w:val="both"/>
        <w:rPr>
          <w:rFonts w:ascii="Arial" w:eastAsia="Times New Roman" w:hAnsi="Arial" w:cs="Arial"/>
          <w:color w:val="444444"/>
          <w:sz w:val="18"/>
          <w:szCs w:val="18"/>
          <w:lang w:val="en-US" w:eastAsia="ru-RU"/>
        </w:rPr>
      </w:pPr>
      <w:r w:rsidRPr="00F27592">
        <w:rPr>
          <w:rFonts w:ascii="inherit" w:eastAsia="Times New Roman" w:hAnsi="inherit" w:cs="Arial"/>
          <w:b/>
          <w:bCs/>
          <w:color w:val="444444"/>
          <w:sz w:val="18"/>
          <w:szCs w:val="18"/>
          <w:bdr w:val="none" w:sz="0" w:space="0" w:color="auto" w:frame="1"/>
          <w:lang w:val="en-US" w:eastAsia="ru-RU"/>
        </w:rPr>
        <w:t>GND</w:t>
      </w:r>
      <w:r w:rsidRPr="00F27592">
        <w:rPr>
          <w:rFonts w:ascii="Arial" w:eastAsia="Times New Roman" w:hAnsi="Arial" w:cs="Arial"/>
          <w:color w:val="444444"/>
          <w:sz w:val="18"/>
          <w:szCs w:val="18"/>
          <w:lang w:val="en-US" w:eastAsia="ru-RU"/>
        </w:rPr>
        <w:t xml:space="preserve"> - ground. </w:t>
      </w:r>
      <w:proofErr w:type="gramStart"/>
      <w:r w:rsidRPr="00F27592">
        <w:rPr>
          <w:rFonts w:ascii="Arial" w:eastAsia="Times New Roman" w:hAnsi="Arial" w:cs="Arial"/>
          <w:color w:val="444444"/>
          <w:sz w:val="18"/>
          <w:szCs w:val="18"/>
          <w:lang w:val="en-US" w:eastAsia="ru-RU"/>
        </w:rPr>
        <w:t xml:space="preserve">Connected to </w:t>
      </w:r>
      <w:proofErr w:type="spellStart"/>
      <w:r w:rsidRPr="00F27592">
        <w:rPr>
          <w:rFonts w:ascii="Arial" w:eastAsia="Times New Roman" w:hAnsi="Arial" w:cs="Arial"/>
          <w:color w:val="444444"/>
          <w:sz w:val="18"/>
          <w:szCs w:val="18"/>
          <w:lang w:val="en-US" w:eastAsia="ru-RU"/>
        </w:rPr>
        <w:t>Arduino</w:t>
      </w:r>
      <w:proofErr w:type="spellEnd"/>
      <w:r w:rsidRPr="00F27592">
        <w:rPr>
          <w:rFonts w:ascii="Arial" w:eastAsia="Times New Roman" w:hAnsi="Arial" w:cs="Arial"/>
          <w:color w:val="444444"/>
          <w:sz w:val="18"/>
          <w:szCs w:val="18"/>
          <w:lang w:val="en-US" w:eastAsia="ru-RU"/>
        </w:rPr>
        <w:t xml:space="preserve"> board GND pin.</w:t>
      </w:r>
      <w:proofErr w:type="gramEnd"/>
    </w:p>
    <w:p w:rsidR="00F27592" w:rsidRPr="00F27592" w:rsidRDefault="00F27592" w:rsidP="00F27592">
      <w:pPr>
        <w:shd w:val="clear" w:color="auto" w:fill="FFFFFF"/>
        <w:spacing w:after="0" w:line="240" w:lineRule="auto"/>
        <w:rPr>
          <w:rFonts w:ascii="Arial" w:eastAsia="Times New Roman" w:hAnsi="Arial" w:cs="Arial"/>
          <w:color w:val="444444"/>
          <w:sz w:val="18"/>
          <w:szCs w:val="18"/>
          <w:lang w:val="en-US" w:eastAsia="ru-RU"/>
        </w:rPr>
      </w:pPr>
      <w:r w:rsidRPr="00F27592">
        <w:rPr>
          <w:rFonts w:ascii="inherit" w:eastAsia="Times New Roman" w:hAnsi="inherit" w:cs="Arial"/>
          <w:b/>
          <w:bCs/>
          <w:color w:val="444444"/>
          <w:sz w:val="18"/>
          <w:szCs w:val="18"/>
          <w:bdr w:val="none" w:sz="0" w:space="0" w:color="auto" w:frame="1"/>
          <w:lang w:val="en-US" w:eastAsia="ru-RU"/>
        </w:rPr>
        <w:t>BL</w:t>
      </w:r>
      <w:r w:rsidRPr="00F27592">
        <w:rPr>
          <w:rFonts w:ascii="Arial" w:eastAsia="Times New Roman" w:hAnsi="Arial" w:cs="Arial"/>
          <w:color w:val="444444"/>
          <w:sz w:val="18"/>
          <w:szCs w:val="18"/>
          <w:lang w:val="en-US" w:eastAsia="ru-RU"/>
        </w:rPr>
        <w:t> (or </w:t>
      </w:r>
      <w:r w:rsidRPr="00F27592">
        <w:rPr>
          <w:rFonts w:ascii="inherit" w:eastAsia="Times New Roman" w:hAnsi="inherit" w:cs="Arial"/>
          <w:b/>
          <w:bCs/>
          <w:color w:val="444444"/>
          <w:sz w:val="18"/>
          <w:szCs w:val="18"/>
          <w:bdr w:val="none" w:sz="0" w:space="0" w:color="auto" w:frame="1"/>
          <w:lang w:val="en-US" w:eastAsia="ru-RU"/>
        </w:rPr>
        <w:t>LED+</w:t>
      </w:r>
      <w:r w:rsidRPr="00F27592">
        <w:rPr>
          <w:rFonts w:ascii="Arial" w:eastAsia="Times New Roman" w:hAnsi="Arial" w:cs="Arial"/>
          <w:color w:val="444444"/>
          <w:sz w:val="18"/>
          <w:szCs w:val="18"/>
          <w:lang w:val="en-US" w:eastAsia="ru-RU"/>
        </w:rPr>
        <w:t>) - this is the input for the backlight control. Connect to 3.3V or 5V DC (with resistor 40-150 Ohm) to turn on the backlight.</w:t>
      </w:r>
    </w:p>
    <w:p w:rsidR="00F27592" w:rsidRPr="00F27592" w:rsidRDefault="00F27592" w:rsidP="00F27592">
      <w:pPr>
        <w:shd w:val="clear" w:color="auto" w:fill="FFFFFF"/>
        <w:spacing w:after="0" w:line="240" w:lineRule="auto"/>
        <w:rPr>
          <w:rFonts w:ascii="Arial" w:eastAsia="Times New Roman" w:hAnsi="Arial" w:cs="Arial"/>
          <w:color w:val="444444"/>
          <w:sz w:val="18"/>
          <w:szCs w:val="18"/>
          <w:lang w:val="en-US" w:eastAsia="ru-RU"/>
        </w:rPr>
      </w:pPr>
      <w:r w:rsidRPr="00F27592">
        <w:rPr>
          <w:rFonts w:ascii="inherit" w:eastAsia="Times New Roman" w:hAnsi="inherit" w:cs="Arial"/>
          <w:b/>
          <w:bCs/>
          <w:color w:val="444444"/>
          <w:sz w:val="18"/>
          <w:szCs w:val="18"/>
          <w:bdr w:val="none" w:sz="0" w:space="0" w:color="auto" w:frame="1"/>
          <w:lang w:val="en-US" w:eastAsia="ru-RU"/>
        </w:rPr>
        <w:t>LED</w:t>
      </w:r>
      <w:r w:rsidRPr="00F27592">
        <w:rPr>
          <w:rFonts w:ascii="Arial" w:eastAsia="Times New Roman" w:hAnsi="Arial" w:cs="Arial"/>
          <w:color w:val="444444"/>
          <w:sz w:val="18"/>
          <w:szCs w:val="18"/>
          <w:lang w:val="en-US" w:eastAsia="ru-RU"/>
        </w:rPr>
        <w:t> - 3.3V IO and Power Supply pin</w:t>
      </w:r>
    </w:p>
    <w:p w:rsidR="00F27592" w:rsidRPr="00F27592" w:rsidRDefault="00F27592" w:rsidP="00F27592">
      <w:pPr>
        <w:shd w:val="clear" w:color="auto" w:fill="FFFFFF"/>
        <w:spacing w:after="0" w:line="240" w:lineRule="auto"/>
        <w:rPr>
          <w:rFonts w:ascii="Arial" w:eastAsia="Times New Roman" w:hAnsi="Arial" w:cs="Arial"/>
          <w:color w:val="444444"/>
          <w:sz w:val="18"/>
          <w:szCs w:val="18"/>
          <w:lang w:val="en-US" w:eastAsia="ru-RU"/>
        </w:rPr>
      </w:pPr>
      <w:r w:rsidRPr="00F27592">
        <w:rPr>
          <w:rFonts w:ascii="inherit" w:eastAsia="Times New Roman" w:hAnsi="inherit" w:cs="Arial"/>
          <w:b/>
          <w:bCs/>
          <w:color w:val="444444"/>
          <w:sz w:val="18"/>
          <w:szCs w:val="18"/>
          <w:bdr w:val="none" w:sz="0" w:space="0" w:color="auto" w:frame="1"/>
          <w:lang w:val="en-US" w:eastAsia="ru-RU"/>
        </w:rPr>
        <w:t>LED-</w:t>
      </w:r>
      <w:r w:rsidRPr="00F27592">
        <w:rPr>
          <w:rFonts w:ascii="Arial" w:eastAsia="Times New Roman" w:hAnsi="Arial" w:cs="Arial"/>
          <w:color w:val="444444"/>
          <w:sz w:val="18"/>
          <w:szCs w:val="18"/>
          <w:lang w:val="en-US" w:eastAsia="ru-RU"/>
        </w:rPr>
        <w:t xml:space="preserve"> - this is the backlight control ground pin. Connect to GND pin of </w:t>
      </w:r>
      <w:proofErr w:type="spellStart"/>
      <w:r w:rsidRPr="00F27592">
        <w:rPr>
          <w:rFonts w:ascii="Arial" w:eastAsia="Times New Roman" w:hAnsi="Arial" w:cs="Arial"/>
          <w:color w:val="444444"/>
          <w:sz w:val="18"/>
          <w:szCs w:val="18"/>
          <w:lang w:val="en-US" w:eastAsia="ru-RU"/>
        </w:rPr>
        <w:t>Arduino</w:t>
      </w:r>
      <w:proofErr w:type="spellEnd"/>
      <w:r w:rsidRPr="00F27592">
        <w:rPr>
          <w:rFonts w:ascii="Arial" w:eastAsia="Times New Roman" w:hAnsi="Arial" w:cs="Arial"/>
          <w:color w:val="444444"/>
          <w:sz w:val="18"/>
          <w:szCs w:val="18"/>
          <w:lang w:val="en-US" w:eastAsia="ru-RU"/>
        </w:rPr>
        <w:t xml:space="preserve"> board.</w:t>
      </w:r>
    </w:p>
    <w:p w:rsidR="00F27592" w:rsidRPr="00F27592" w:rsidRDefault="00F27592" w:rsidP="00F27592">
      <w:pPr>
        <w:shd w:val="clear" w:color="auto" w:fill="FFFFFF"/>
        <w:spacing w:after="0" w:line="240" w:lineRule="auto"/>
        <w:rPr>
          <w:rFonts w:ascii="Arial" w:eastAsia="Times New Roman" w:hAnsi="Arial" w:cs="Arial"/>
          <w:color w:val="444444"/>
          <w:sz w:val="18"/>
          <w:szCs w:val="18"/>
          <w:lang w:val="en-US" w:eastAsia="ru-RU"/>
        </w:rPr>
      </w:pPr>
      <w:r w:rsidRPr="00F27592">
        <w:rPr>
          <w:rFonts w:ascii="inherit" w:eastAsia="Times New Roman" w:hAnsi="inherit" w:cs="Arial"/>
          <w:b/>
          <w:bCs/>
          <w:color w:val="444444"/>
          <w:sz w:val="18"/>
          <w:szCs w:val="18"/>
          <w:bdr w:val="none" w:sz="0" w:space="0" w:color="auto" w:frame="1"/>
          <w:lang w:val="en-US" w:eastAsia="ru-RU"/>
        </w:rPr>
        <w:t>NC </w:t>
      </w:r>
      <w:r w:rsidRPr="00F27592">
        <w:rPr>
          <w:rFonts w:ascii="Arial" w:eastAsia="Times New Roman" w:hAnsi="Arial" w:cs="Arial"/>
          <w:color w:val="444444"/>
          <w:sz w:val="18"/>
          <w:szCs w:val="18"/>
          <w:lang w:val="en-US" w:eastAsia="ru-RU"/>
        </w:rPr>
        <w:t>- Not connected. This pin is not in use.</w:t>
      </w:r>
    </w:p>
    <w:p w:rsidR="00F27592" w:rsidRPr="00F27592" w:rsidRDefault="00F27592" w:rsidP="00F27592">
      <w:pPr>
        <w:shd w:val="clear" w:color="auto" w:fill="FFFFFF"/>
        <w:spacing w:after="0" w:line="240" w:lineRule="auto"/>
        <w:rPr>
          <w:rFonts w:ascii="Arial" w:eastAsia="Times New Roman" w:hAnsi="Arial" w:cs="Arial"/>
          <w:color w:val="444444"/>
          <w:sz w:val="18"/>
          <w:szCs w:val="18"/>
          <w:lang w:val="en-US" w:eastAsia="ru-RU"/>
        </w:rPr>
      </w:pPr>
      <w:r w:rsidRPr="00F27592">
        <w:rPr>
          <w:rFonts w:ascii="inherit" w:eastAsia="Times New Roman" w:hAnsi="inherit" w:cs="Arial"/>
          <w:i/>
          <w:iCs/>
          <w:color w:val="444444"/>
          <w:sz w:val="18"/>
          <w:szCs w:val="18"/>
          <w:bdr w:val="none" w:sz="0" w:space="0" w:color="auto" w:frame="1"/>
          <w:lang w:val="en-US" w:eastAsia="ru-RU"/>
        </w:rPr>
        <w:t>Wiring</w:t>
      </w:r>
    </w:p>
    <w:p w:rsidR="00F27592" w:rsidRPr="00F27592" w:rsidRDefault="00F27592" w:rsidP="00F27592">
      <w:pPr>
        <w:shd w:val="clear" w:color="auto" w:fill="FFFFFF"/>
        <w:spacing w:after="150" w:line="240" w:lineRule="auto"/>
        <w:jc w:val="both"/>
        <w:rPr>
          <w:rFonts w:ascii="Arial" w:eastAsia="Times New Roman" w:hAnsi="Arial" w:cs="Arial"/>
          <w:color w:val="444444"/>
          <w:sz w:val="18"/>
          <w:szCs w:val="18"/>
          <w:lang w:val="en-US" w:eastAsia="ru-RU"/>
        </w:rPr>
      </w:pPr>
      <w:r w:rsidRPr="00F27592">
        <w:rPr>
          <w:rFonts w:ascii="Arial" w:eastAsia="Times New Roman" w:hAnsi="Arial" w:cs="Arial"/>
          <w:color w:val="444444"/>
          <w:sz w:val="18"/>
          <w:szCs w:val="18"/>
          <w:lang w:val="en-US" w:eastAsia="ru-RU"/>
        </w:rPr>
        <w:t xml:space="preserve">There are two ways to wire up these displays - one is a more flexible method Software SPI (you can use any pins on the </w:t>
      </w:r>
      <w:proofErr w:type="spellStart"/>
      <w:r w:rsidRPr="00F27592">
        <w:rPr>
          <w:rFonts w:ascii="Arial" w:eastAsia="Times New Roman" w:hAnsi="Arial" w:cs="Arial"/>
          <w:color w:val="444444"/>
          <w:sz w:val="18"/>
          <w:szCs w:val="18"/>
          <w:lang w:val="en-US" w:eastAsia="ru-RU"/>
        </w:rPr>
        <w:t>Arduino</w:t>
      </w:r>
      <w:proofErr w:type="spellEnd"/>
      <w:r w:rsidRPr="00F27592">
        <w:rPr>
          <w:rFonts w:ascii="Arial" w:eastAsia="Times New Roman" w:hAnsi="Arial" w:cs="Arial"/>
          <w:color w:val="444444"/>
          <w:sz w:val="18"/>
          <w:szCs w:val="18"/>
          <w:lang w:val="en-US" w:eastAsia="ru-RU"/>
        </w:rPr>
        <w:t>) and the other Hardware SPI is much faster (4-8x faster, but you are required to use the hardware SPI pins) </w:t>
      </w:r>
    </w:p>
    <w:p w:rsidR="00F27592" w:rsidRPr="00F27592" w:rsidRDefault="00F27592" w:rsidP="00F27592">
      <w:pPr>
        <w:shd w:val="clear" w:color="auto" w:fill="FFFFFF"/>
        <w:spacing w:after="0" w:line="240" w:lineRule="auto"/>
        <w:jc w:val="both"/>
        <w:rPr>
          <w:rFonts w:ascii="Arial" w:eastAsia="Times New Roman" w:hAnsi="Arial" w:cs="Arial"/>
          <w:color w:val="444444"/>
          <w:sz w:val="18"/>
          <w:szCs w:val="18"/>
          <w:lang w:val="en-US" w:eastAsia="ru-RU"/>
        </w:rPr>
      </w:pPr>
      <w:r w:rsidRPr="00F27592">
        <w:rPr>
          <w:rFonts w:ascii="inherit" w:eastAsia="Times New Roman" w:hAnsi="inherit" w:cs="Arial"/>
          <w:b/>
          <w:bCs/>
          <w:color w:val="444444"/>
          <w:sz w:val="18"/>
          <w:szCs w:val="18"/>
          <w:bdr w:val="none" w:sz="0" w:space="0" w:color="auto" w:frame="1"/>
          <w:lang w:val="en-US" w:eastAsia="ru-RU"/>
        </w:rPr>
        <w:t>1. 1.8" TFT SPI display 128*160 v1.1 module with ST7735S IC</w:t>
      </w:r>
    </w:p>
    <w:p w:rsidR="00F27592" w:rsidRPr="00F27592" w:rsidRDefault="00F27592" w:rsidP="00F27592">
      <w:pPr>
        <w:shd w:val="clear" w:color="auto" w:fill="FFFFFF"/>
        <w:spacing w:after="150" w:line="240" w:lineRule="auto"/>
        <w:jc w:val="both"/>
        <w:rPr>
          <w:rFonts w:ascii="Arial" w:eastAsia="Times New Roman" w:hAnsi="Arial" w:cs="Arial"/>
          <w:color w:val="444444"/>
          <w:sz w:val="18"/>
          <w:szCs w:val="18"/>
          <w:lang w:eastAsia="ru-RU"/>
        </w:rPr>
      </w:pPr>
      <w:r>
        <w:rPr>
          <w:rFonts w:ascii="Arial" w:eastAsia="Times New Roman" w:hAnsi="Arial" w:cs="Arial"/>
          <w:noProof/>
          <w:color w:val="444444"/>
          <w:sz w:val="18"/>
          <w:szCs w:val="18"/>
          <w:lang w:eastAsia="ru-RU"/>
        </w:rPr>
        <w:lastRenderedPageBreak/>
        <w:drawing>
          <wp:inline distT="0" distB="0" distL="0" distR="0">
            <wp:extent cx="6652260" cy="3977640"/>
            <wp:effectExtent l="0" t="0" r="0" b="3810"/>
            <wp:docPr id="23" name="Рисунок 23" descr="http://acoptex.com/uploads/18TFTLCDmodule1_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acoptex.com/uploads/18TFTLCDmodule1_bb.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52260" cy="3977640"/>
                    </a:xfrm>
                    <a:prstGeom prst="rect">
                      <a:avLst/>
                    </a:prstGeom>
                    <a:noFill/>
                    <a:ln>
                      <a:noFill/>
                    </a:ln>
                  </pic:spPr>
                </pic:pic>
              </a:graphicData>
            </a:graphic>
          </wp:inline>
        </w:drawing>
      </w:r>
    </w:p>
    <w:p w:rsidR="00F27592" w:rsidRPr="00F27592" w:rsidRDefault="00F27592" w:rsidP="00F27592">
      <w:pPr>
        <w:shd w:val="clear" w:color="auto" w:fill="FFFFFF"/>
        <w:spacing w:after="0" w:line="240" w:lineRule="auto"/>
        <w:jc w:val="both"/>
        <w:rPr>
          <w:rFonts w:ascii="Arial" w:eastAsia="Times New Roman" w:hAnsi="Arial" w:cs="Arial"/>
          <w:color w:val="444444"/>
          <w:sz w:val="18"/>
          <w:szCs w:val="18"/>
          <w:lang w:val="en-US" w:eastAsia="ru-RU"/>
        </w:rPr>
      </w:pPr>
      <w:r w:rsidRPr="00F27592">
        <w:rPr>
          <w:rFonts w:ascii="inherit" w:eastAsia="Times New Roman" w:hAnsi="inherit" w:cs="Arial"/>
          <w:b/>
          <w:bCs/>
          <w:color w:val="444444"/>
          <w:sz w:val="18"/>
          <w:szCs w:val="18"/>
          <w:bdr w:val="none" w:sz="0" w:space="0" w:color="auto" w:frame="1"/>
          <w:lang w:val="en-US" w:eastAsia="ru-RU"/>
        </w:rPr>
        <w:t xml:space="preserve">2. </w:t>
      </w:r>
      <w:proofErr w:type="spellStart"/>
      <w:r w:rsidRPr="00F27592">
        <w:rPr>
          <w:rFonts w:ascii="inherit" w:eastAsia="Times New Roman" w:hAnsi="inherit" w:cs="Arial"/>
          <w:b/>
          <w:bCs/>
          <w:color w:val="444444"/>
          <w:sz w:val="18"/>
          <w:szCs w:val="18"/>
          <w:bdr w:val="none" w:sz="0" w:space="0" w:color="auto" w:frame="1"/>
          <w:lang w:val="en-US" w:eastAsia="ru-RU"/>
        </w:rPr>
        <w:t>Adafruit</w:t>
      </w:r>
      <w:proofErr w:type="spellEnd"/>
      <w:r w:rsidRPr="00F27592">
        <w:rPr>
          <w:rFonts w:ascii="inherit" w:eastAsia="Times New Roman" w:hAnsi="inherit" w:cs="Arial"/>
          <w:b/>
          <w:bCs/>
          <w:color w:val="444444"/>
          <w:sz w:val="18"/>
          <w:szCs w:val="18"/>
          <w:bdr w:val="none" w:sz="0" w:space="0" w:color="auto" w:frame="1"/>
          <w:lang w:val="en-US" w:eastAsia="ru-RU"/>
        </w:rPr>
        <w:t xml:space="preserve"> 1.8" TFT SPI display 128*160 module with ST7735R IC</w:t>
      </w:r>
    </w:p>
    <w:p w:rsidR="00F27592" w:rsidRPr="00F27592" w:rsidRDefault="00F27592" w:rsidP="00F27592">
      <w:pPr>
        <w:shd w:val="clear" w:color="auto" w:fill="FFFFFF"/>
        <w:spacing w:after="150" w:line="240" w:lineRule="auto"/>
        <w:jc w:val="both"/>
        <w:rPr>
          <w:rFonts w:ascii="Arial" w:eastAsia="Times New Roman" w:hAnsi="Arial" w:cs="Arial"/>
          <w:color w:val="444444"/>
          <w:sz w:val="18"/>
          <w:szCs w:val="18"/>
          <w:lang w:eastAsia="ru-RU"/>
        </w:rPr>
      </w:pPr>
      <w:r>
        <w:rPr>
          <w:rFonts w:ascii="Arial" w:eastAsia="Times New Roman" w:hAnsi="Arial" w:cs="Arial"/>
          <w:noProof/>
          <w:color w:val="444444"/>
          <w:sz w:val="18"/>
          <w:szCs w:val="18"/>
          <w:lang w:eastAsia="ru-RU"/>
        </w:rPr>
        <w:drawing>
          <wp:inline distT="0" distB="0" distL="0" distR="0">
            <wp:extent cx="5753100" cy="3352800"/>
            <wp:effectExtent l="0" t="0" r="0" b="0"/>
            <wp:docPr id="22" name="Рисунок 22" descr="http://acoptex.com/uploads/18TFTLCDmodule2_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acoptex.com/uploads/18TFTLCDmodule2_bb.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352800"/>
                    </a:xfrm>
                    <a:prstGeom prst="rect">
                      <a:avLst/>
                    </a:prstGeom>
                    <a:noFill/>
                    <a:ln>
                      <a:noFill/>
                    </a:ln>
                  </pic:spPr>
                </pic:pic>
              </a:graphicData>
            </a:graphic>
          </wp:inline>
        </w:drawing>
      </w:r>
    </w:p>
    <w:p w:rsidR="00F27592" w:rsidRPr="00F27592" w:rsidRDefault="00F27592" w:rsidP="00F27592">
      <w:pPr>
        <w:shd w:val="clear" w:color="auto" w:fill="FFFFFF"/>
        <w:spacing w:after="0" w:line="240" w:lineRule="auto"/>
        <w:jc w:val="both"/>
        <w:rPr>
          <w:rFonts w:ascii="Arial" w:eastAsia="Times New Roman" w:hAnsi="Arial" w:cs="Arial"/>
          <w:color w:val="444444"/>
          <w:sz w:val="18"/>
          <w:szCs w:val="18"/>
          <w:lang w:val="en-US" w:eastAsia="ru-RU"/>
        </w:rPr>
      </w:pPr>
      <w:r w:rsidRPr="00F27592">
        <w:rPr>
          <w:rFonts w:ascii="inherit" w:eastAsia="Times New Roman" w:hAnsi="inherit" w:cs="Arial"/>
          <w:b/>
          <w:bCs/>
          <w:color w:val="444444"/>
          <w:sz w:val="18"/>
          <w:szCs w:val="18"/>
          <w:bdr w:val="none" w:sz="0" w:space="0" w:color="auto" w:frame="1"/>
          <w:lang w:val="en-US" w:eastAsia="ru-RU"/>
        </w:rPr>
        <w:t xml:space="preserve">3. HY-1.8 SPI - 1.8" TFT SPI display 128*160 </w:t>
      </w:r>
      <w:proofErr w:type="gramStart"/>
      <w:r w:rsidRPr="00F27592">
        <w:rPr>
          <w:rFonts w:ascii="inherit" w:eastAsia="Times New Roman" w:hAnsi="inherit" w:cs="Arial"/>
          <w:b/>
          <w:bCs/>
          <w:color w:val="444444"/>
          <w:sz w:val="18"/>
          <w:szCs w:val="18"/>
          <w:bdr w:val="none" w:sz="0" w:space="0" w:color="auto" w:frame="1"/>
          <w:lang w:val="en-US" w:eastAsia="ru-RU"/>
        </w:rPr>
        <w:t>module</w:t>
      </w:r>
      <w:proofErr w:type="gramEnd"/>
      <w:r w:rsidRPr="00F27592">
        <w:rPr>
          <w:rFonts w:ascii="inherit" w:eastAsia="Times New Roman" w:hAnsi="inherit" w:cs="Arial"/>
          <w:b/>
          <w:bCs/>
          <w:color w:val="444444"/>
          <w:sz w:val="18"/>
          <w:szCs w:val="18"/>
          <w:bdr w:val="none" w:sz="0" w:space="0" w:color="auto" w:frame="1"/>
          <w:lang w:val="en-US" w:eastAsia="ru-RU"/>
        </w:rPr>
        <w:t xml:space="preserve"> with ST7735B IC</w:t>
      </w:r>
    </w:p>
    <w:p w:rsidR="00F27592" w:rsidRPr="00F27592" w:rsidRDefault="00F27592" w:rsidP="00F27592">
      <w:pPr>
        <w:shd w:val="clear" w:color="auto" w:fill="FFFFFF"/>
        <w:spacing w:after="0" w:line="240" w:lineRule="auto"/>
        <w:jc w:val="both"/>
        <w:rPr>
          <w:rFonts w:ascii="Arial" w:eastAsia="Times New Roman" w:hAnsi="Arial" w:cs="Arial"/>
          <w:color w:val="444444"/>
          <w:sz w:val="18"/>
          <w:szCs w:val="18"/>
          <w:lang w:eastAsia="ru-RU"/>
        </w:rPr>
      </w:pPr>
      <w:r>
        <w:rPr>
          <w:rFonts w:ascii="inherit" w:eastAsia="Times New Roman" w:hAnsi="inherit" w:cs="Arial"/>
          <w:b/>
          <w:bCs/>
          <w:noProof/>
          <w:color w:val="444444"/>
          <w:sz w:val="18"/>
          <w:szCs w:val="18"/>
          <w:bdr w:val="none" w:sz="0" w:space="0" w:color="auto" w:frame="1"/>
          <w:lang w:eastAsia="ru-RU"/>
        </w:rPr>
        <w:lastRenderedPageBreak/>
        <w:drawing>
          <wp:inline distT="0" distB="0" distL="0" distR="0">
            <wp:extent cx="6667500" cy="3451860"/>
            <wp:effectExtent l="0" t="0" r="0" b="0"/>
            <wp:docPr id="21" name="Рисунок 21" descr="http://acoptex.com/uploads/18TFTLCDmodule3_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acoptex.com/uploads/18TFTLCDmodule3_bb.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7500" cy="3451860"/>
                    </a:xfrm>
                    <a:prstGeom prst="rect">
                      <a:avLst/>
                    </a:prstGeom>
                    <a:noFill/>
                    <a:ln>
                      <a:noFill/>
                    </a:ln>
                  </pic:spPr>
                </pic:pic>
              </a:graphicData>
            </a:graphic>
          </wp:inline>
        </w:drawing>
      </w:r>
    </w:p>
    <w:p w:rsidR="00F27592" w:rsidRPr="00F27592" w:rsidRDefault="00F27592" w:rsidP="00F27592">
      <w:pPr>
        <w:shd w:val="clear" w:color="auto" w:fill="FFFFFF"/>
        <w:spacing w:after="0" w:line="240" w:lineRule="auto"/>
        <w:jc w:val="both"/>
        <w:rPr>
          <w:rFonts w:ascii="Arial" w:eastAsia="Times New Roman" w:hAnsi="Arial" w:cs="Arial"/>
          <w:color w:val="444444"/>
          <w:sz w:val="18"/>
          <w:szCs w:val="18"/>
          <w:lang w:val="en-US" w:eastAsia="ru-RU"/>
        </w:rPr>
      </w:pPr>
      <w:r w:rsidRPr="00F27592">
        <w:rPr>
          <w:rFonts w:ascii="inherit" w:eastAsia="Times New Roman" w:hAnsi="inherit" w:cs="Arial"/>
          <w:b/>
          <w:bCs/>
          <w:color w:val="444444"/>
          <w:sz w:val="18"/>
          <w:szCs w:val="18"/>
          <w:bdr w:val="none" w:sz="0" w:space="0" w:color="auto" w:frame="1"/>
          <w:lang w:val="en-US" w:eastAsia="ru-RU"/>
        </w:rPr>
        <w:t xml:space="preserve">4. 1.8" TFT SPI display 128*160 </w:t>
      </w:r>
      <w:proofErr w:type="gramStart"/>
      <w:r w:rsidRPr="00F27592">
        <w:rPr>
          <w:rFonts w:ascii="inherit" w:eastAsia="Times New Roman" w:hAnsi="inherit" w:cs="Arial"/>
          <w:b/>
          <w:bCs/>
          <w:color w:val="444444"/>
          <w:sz w:val="18"/>
          <w:szCs w:val="18"/>
          <w:bdr w:val="none" w:sz="0" w:space="0" w:color="auto" w:frame="1"/>
          <w:lang w:val="en-US" w:eastAsia="ru-RU"/>
        </w:rPr>
        <w:t>module</w:t>
      </w:r>
      <w:proofErr w:type="gramEnd"/>
      <w:r w:rsidRPr="00F27592">
        <w:rPr>
          <w:rFonts w:ascii="inherit" w:eastAsia="Times New Roman" w:hAnsi="inherit" w:cs="Arial"/>
          <w:b/>
          <w:bCs/>
          <w:color w:val="444444"/>
          <w:sz w:val="18"/>
          <w:szCs w:val="18"/>
          <w:bdr w:val="none" w:sz="0" w:space="0" w:color="auto" w:frame="1"/>
          <w:lang w:val="en-US" w:eastAsia="ru-RU"/>
        </w:rPr>
        <w:t xml:space="preserve"> with ST7735B IC or S6D02A1 IC</w:t>
      </w:r>
    </w:p>
    <w:p w:rsidR="00F27592" w:rsidRPr="00F27592" w:rsidRDefault="00F27592" w:rsidP="00F27592">
      <w:pPr>
        <w:shd w:val="clear" w:color="auto" w:fill="FFFFFF"/>
        <w:spacing w:after="150" w:line="240" w:lineRule="auto"/>
        <w:jc w:val="both"/>
        <w:rPr>
          <w:rFonts w:ascii="Arial" w:eastAsia="Times New Roman" w:hAnsi="Arial" w:cs="Arial"/>
          <w:color w:val="444444"/>
          <w:sz w:val="18"/>
          <w:szCs w:val="18"/>
          <w:lang w:eastAsia="ru-RU"/>
        </w:rPr>
      </w:pPr>
      <w:r>
        <w:rPr>
          <w:rFonts w:ascii="Arial" w:eastAsia="Times New Roman" w:hAnsi="Arial" w:cs="Arial"/>
          <w:noProof/>
          <w:color w:val="444444"/>
          <w:sz w:val="18"/>
          <w:szCs w:val="18"/>
          <w:lang w:eastAsia="ru-RU"/>
        </w:rPr>
        <w:drawing>
          <wp:inline distT="0" distB="0" distL="0" distR="0">
            <wp:extent cx="6667500" cy="3406140"/>
            <wp:effectExtent l="0" t="0" r="0" b="3810"/>
            <wp:docPr id="20" name="Рисунок 20" descr="http://acoptex.com/uploads/18TFTLCDmodule4_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acoptex.com/uploads/18TFTLCDmodule4_bb.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67500" cy="3406140"/>
                    </a:xfrm>
                    <a:prstGeom prst="rect">
                      <a:avLst/>
                    </a:prstGeom>
                    <a:noFill/>
                    <a:ln>
                      <a:noFill/>
                    </a:ln>
                  </pic:spPr>
                </pic:pic>
              </a:graphicData>
            </a:graphic>
          </wp:inline>
        </w:drawing>
      </w:r>
    </w:p>
    <w:p w:rsidR="00F27592" w:rsidRPr="00F27592" w:rsidRDefault="00F27592" w:rsidP="00F27592">
      <w:pPr>
        <w:shd w:val="clear" w:color="auto" w:fill="FFFFFF"/>
        <w:spacing w:after="0" w:line="240" w:lineRule="auto"/>
        <w:jc w:val="both"/>
        <w:rPr>
          <w:rFonts w:ascii="Arial" w:eastAsia="Times New Roman" w:hAnsi="Arial" w:cs="Arial"/>
          <w:color w:val="444444"/>
          <w:sz w:val="18"/>
          <w:szCs w:val="18"/>
          <w:lang w:val="en-US" w:eastAsia="ru-RU"/>
        </w:rPr>
      </w:pPr>
      <w:r w:rsidRPr="00F27592">
        <w:rPr>
          <w:rFonts w:ascii="inherit" w:eastAsia="Times New Roman" w:hAnsi="inherit" w:cs="Arial"/>
          <w:b/>
          <w:bCs/>
          <w:color w:val="444444"/>
          <w:sz w:val="18"/>
          <w:szCs w:val="18"/>
          <w:bdr w:val="none" w:sz="0" w:space="0" w:color="auto" w:frame="1"/>
          <w:lang w:val="en-US" w:eastAsia="ru-RU"/>
        </w:rPr>
        <w:t>5. KMR-1.8 SPI 1.8" TFT SPI display 128*160 module with ST7735R IC or S6D02A1 IC or ILI9163 IC or ST7735S IC</w:t>
      </w:r>
    </w:p>
    <w:p w:rsidR="00F27592" w:rsidRPr="00F27592" w:rsidRDefault="00F27592" w:rsidP="00F27592">
      <w:pPr>
        <w:shd w:val="clear" w:color="auto" w:fill="FFFFFF"/>
        <w:spacing w:after="150" w:line="240" w:lineRule="auto"/>
        <w:jc w:val="both"/>
        <w:rPr>
          <w:rFonts w:ascii="Arial" w:eastAsia="Times New Roman" w:hAnsi="Arial" w:cs="Arial"/>
          <w:color w:val="444444"/>
          <w:sz w:val="18"/>
          <w:szCs w:val="18"/>
          <w:lang w:val="en-US" w:eastAsia="ru-RU"/>
        </w:rPr>
      </w:pPr>
      <w:r w:rsidRPr="00F27592">
        <w:rPr>
          <w:rFonts w:ascii="Arial" w:eastAsia="Times New Roman" w:hAnsi="Arial" w:cs="Arial"/>
          <w:color w:val="444444"/>
          <w:sz w:val="18"/>
          <w:szCs w:val="18"/>
          <w:lang w:val="en-US" w:eastAsia="ru-RU"/>
        </w:rPr>
        <w:t>Wiring is the same as for HY-1.8 SPI - see above.</w:t>
      </w:r>
    </w:p>
    <w:p w:rsidR="00F27592" w:rsidRPr="00F27592" w:rsidRDefault="00F27592" w:rsidP="00F27592">
      <w:pPr>
        <w:shd w:val="clear" w:color="auto" w:fill="FFFFFF"/>
        <w:spacing w:after="0" w:line="240" w:lineRule="auto"/>
        <w:jc w:val="both"/>
        <w:rPr>
          <w:rFonts w:ascii="Arial" w:eastAsia="Times New Roman" w:hAnsi="Arial" w:cs="Arial"/>
          <w:color w:val="444444"/>
          <w:sz w:val="18"/>
          <w:szCs w:val="18"/>
          <w:lang w:val="en-US" w:eastAsia="ru-RU"/>
        </w:rPr>
      </w:pPr>
      <w:r w:rsidRPr="00F27592">
        <w:rPr>
          <w:rFonts w:ascii="inherit" w:eastAsia="Times New Roman" w:hAnsi="inherit" w:cs="Arial"/>
          <w:b/>
          <w:bCs/>
          <w:color w:val="444444"/>
          <w:sz w:val="18"/>
          <w:szCs w:val="18"/>
          <w:bdr w:val="none" w:sz="0" w:space="0" w:color="auto" w:frame="1"/>
          <w:lang w:val="en-US" w:eastAsia="ru-RU"/>
        </w:rPr>
        <w:t xml:space="preserve">6. </w:t>
      </w:r>
      <w:proofErr w:type="spellStart"/>
      <w:r w:rsidRPr="00F27592">
        <w:rPr>
          <w:rFonts w:ascii="inherit" w:eastAsia="Times New Roman" w:hAnsi="inherit" w:cs="Arial"/>
          <w:b/>
          <w:bCs/>
          <w:color w:val="444444"/>
          <w:sz w:val="18"/>
          <w:szCs w:val="18"/>
          <w:bdr w:val="none" w:sz="0" w:space="0" w:color="auto" w:frame="1"/>
          <w:lang w:val="en-US" w:eastAsia="ru-RU"/>
        </w:rPr>
        <w:t>SainSmart</w:t>
      </w:r>
      <w:proofErr w:type="spellEnd"/>
      <w:r w:rsidRPr="00F27592">
        <w:rPr>
          <w:rFonts w:ascii="inherit" w:eastAsia="Times New Roman" w:hAnsi="inherit" w:cs="Arial"/>
          <w:b/>
          <w:bCs/>
          <w:color w:val="444444"/>
          <w:sz w:val="18"/>
          <w:szCs w:val="18"/>
          <w:bdr w:val="none" w:sz="0" w:space="0" w:color="auto" w:frame="1"/>
          <w:lang w:val="en-US" w:eastAsia="ru-RU"/>
        </w:rPr>
        <w:t xml:space="preserve"> 1.8″ Color TFT LCD Display with ST7735R IC</w:t>
      </w:r>
    </w:p>
    <w:p w:rsidR="00F27592" w:rsidRPr="00F27592" w:rsidRDefault="00F27592" w:rsidP="00F27592">
      <w:pPr>
        <w:shd w:val="clear" w:color="auto" w:fill="FFFFFF"/>
        <w:spacing w:after="0" w:line="240" w:lineRule="auto"/>
        <w:jc w:val="both"/>
        <w:rPr>
          <w:rFonts w:ascii="Arial" w:eastAsia="Times New Roman" w:hAnsi="Arial" w:cs="Arial"/>
          <w:color w:val="444444"/>
          <w:sz w:val="18"/>
          <w:szCs w:val="18"/>
          <w:lang w:eastAsia="ru-RU"/>
        </w:rPr>
      </w:pPr>
      <w:r>
        <w:rPr>
          <w:rFonts w:ascii="inherit" w:eastAsia="Times New Roman" w:hAnsi="inherit" w:cs="Arial"/>
          <w:b/>
          <w:bCs/>
          <w:noProof/>
          <w:color w:val="444444"/>
          <w:sz w:val="18"/>
          <w:szCs w:val="18"/>
          <w:bdr w:val="none" w:sz="0" w:space="0" w:color="auto" w:frame="1"/>
          <w:lang w:eastAsia="ru-RU"/>
        </w:rPr>
        <w:lastRenderedPageBreak/>
        <w:drawing>
          <wp:inline distT="0" distB="0" distL="0" distR="0">
            <wp:extent cx="6667500" cy="3489960"/>
            <wp:effectExtent l="0" t="0" r="0" b="0"/>
            <wp:docPr id="19" name="Рисунок 19" descr="http://acoptex.com/uploads/18TFTLCDmodule7_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acoptex.com/uploads/18TFTLCDmodule7_bb.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67500" cy="3489960"/>
                    </a:xfrm>
                    <a:prstGeom prst="rect">
                      <a:avLst/>
                    </a:prstGeom>
                    <a:noFill/>
                    <a:ln>
                      <a:noFill/>
                    </a:ln>
                  </pic:spPr>
                </pic:pic>
              </a:graphicData>
            </a:graphic>
          </wp:inline>
        </w:drawing>
      </w:r>
    </w:p>
    <w:p w:rsidR="00F27592" w:rsidRPr="00F27592" w:rsidRDefault="00F27592" w:rsidP="00F27592">
      <w:pPr>
        <w:shd w:val="clear" w:color="auto" w:fill="FFFFFF"/>
        <w:spacing w:after="0" w:line="240" w:lineRule="auto"/>
        <w:jc w:val="both"/>
        <w:rPr>
          <w:rFonts w:ascii="Arial" w:eastAsia="Times New Roman" w:hAnsi="Arial" w:cs="Arial"/>
          <w:color w:val="444444"/>
          <w:sz w:val="18"/>
          <w:szCs w:val="18"/>
          <w:lang w:val="en-US" w:eastAsia="ru-RU"/>
        </w:rPr>
      </w:pPr>
      <w:r w:rsidRPr="00F27592">
        <w:rPr>
          <w:rFonts w:ascii="inherit" w:eastAsia="Times New Roman" w:hAnsi="inherit" w:cs="Arial"/>
          <w:b/>
          <w:bCs/>
          <w:color w:val="444444"/>
          <w:sz w:val="18"/>
          <w:szCs w:val="18"/>
          <w:bdr w:val="none" w:sz="0" w:space="0" w:color="auto" w:frame="1"/>
          <w:lang w:val="en-US" w:eastAsia="ru-RU"/>
        </w:rPr>
        <w:t xml:space="preserve">7. </w:t>
      </w:r>
      <w:proofErr w:type="spellStart"/>
      <w:r w:rsidRPr="00F27592">
        <w:rPr>
          <w:rFonts w:ascii="inherit" w:eastAsia="Times New Roman" w:hAnsi="inherit" w:cs="Arial"/>
          <w:b/>
          <w:bCs/>
          <w:color w:val="444444"/>
          <w:sz w:val="18"/>
          <w:szCs w:val="18"/>
          <w:bdr w:val="none" w:sz="0" w:space="0" w:color="auto" w:frame="1"/>
          <w:lang w:val="en-US" w:eastAsia="ru-RU"/>
        </w:rPr>
        <w:t>Arduino</w:t>
      </w:r>
      <w:proofErr w:type="spellEnd"/>
      <w:r w:rsidRPr="00F27592">
        <w:rPr>
          <w:rFonts w:ascii="inherit" w:eastAsia="Times New Roman" w:hAnsi="inherit" w:cs="Arial"/>
          <w:b/>
          <w:bCs/>
          <w:color w:val="444444"/>
          <w:sz w:val="18"/>
          <w:szCs w:val="18"/>
          <w:bdr w:val="none" w:sz="0" w:space="0" w:color="auto" w:frame="1"/>
          <w:lang w:val="en-US" w:eastAsia="ru-RU"/>
        </w:rPr>
        <w:t xml:space="preserve"> </w:t>
      </w:r>
      <w:proofErr w:type="spellStart"/>
      <w:r w:rsidRPr="00F27592">
        <w:rPr>
          <w:rFonts w:ascii="inherit" w:eastAsia="Times New Roman" w:hAnsi="inherit" w:cs="Arial"/>
          <w:b/>
          <w:bCs/>
          <w:color w:val="444444"/>
          <w:sz w:val="18"/>
          <w:szCs w:val="18"/>
          <w:bdr w:val="none" w:sz="0" w:space="0" w:color="auto" w:frame="1"/>
          <w:lang w:val="en-US" w:eastAsia="ru-RU"/>
        </w:rPr>
        <w:t>Esplora</w:t>
      </w:r>
      <w:proofErr w:type="spellEnd"/>
      <w:r w:rsidRPr="00F27592">
        <w:rPr>
          <w:rFonts w:ascii="inherit" w:eastAsia="Times New Roman" w:hAnsi="inherit" w:cs="Arial"/>
          <w:b/>
          <w:bCs/>
          <w:color w:val="444444"/>
          <w:sz w:val="18"/>
          <w:szCs w:val="18"/>
          <w:bdr w:val="none" w:sz="0" w:space="0" w:color="auto" w:frame="1"/>
          <w:lang w:val="en-US" w:eastAsia="ru-RU"/>
        </w:rPr>
        <w:t> 1.8″ Color TFT LCD Display with ST7735R IC</w:t>
      </w:r>
    </w:p>
    <w:p w:rsidR="00F27592" w:rsidRPr="00F27592" w:rsidRDefault="00F27592" w:rsidP="00F27592">
      <w:pPr>
        <w:shd w:val="clear" w:color="auto" w:fill="FFFFFF"/>
        <w:spacing w:after="0" w:line="240" w:lineRule="auto"/>
        <w:jc w:val="both"/>
        <w:rPr>
          <w:rFonts w:ascii="Arial" w:eastAsia="Times New Roman" w:hAnsi="Arial" w:cs="Arial"/>
          <w:color w:val="444444"/>
          <w:sz w:val="18"/>
          <w:szCs w:val="18"/>
          <w:lang w:eastAsia="ru-RU"/>
        </w:rPr>
      </w:pPr>
      <w:r>
        <w:rPr>
          <w:rFonts w:ascii="inherit" w:eastAsia="Times New Roman" w:hAnsi="inherit" w:cs="Arial"/>
          <w:b/>
          <w:bCs/>
          <w:noProof/>
          <w:color w:val="444444"/>
          <w:sz w:val="18"/>
          <w:szCs w:val="18"/>
          <w:bdr w:val="none" w:sz="0" w:space="0" w:color="auto" w:frame="1"/>
          <w:lang w:eastAsia="ru-RU"/>
        </w:rPr>
        <w:drawing>
          <wp:inline distT="0" distB="0" distL="0" distR="0">
            <wp:extent cx="6667500" cy="3398520"/>
            <wp:effectExtent l="0" t="0" r="0" b="0"/>
            <wp:docPr id="18" name="Рисунок 18" descr="http://acoptex.com/uploads/18TFTLCDmodule6_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acoptex.com/uploads/18TFTLCDmodule6_bb.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67500" cy="3398520"/>
                    </a:xfrm>
                    <a:prstGeom prst="rect">
                      <a:avLst/>
                    </a:prstGeom>
                    <a:noFill/>
                    <a:ln>
                      <a:noFill/>
                    </a:ln>
                  </pic:spPr>
                </pic:pic>
              </a:graphicData>
            </a:graphic>
          </wp:inline>
        </w:drawing>
      </w:r>
    </w:p>
    <w:p w:rsidR="00F27592" w:rsidRPr="00F27592" w:rsidRDefault="00F27592" w:rsidP="00F27592">
      <w:pPr>
        <w:shd w:val="clear" w:color="auto" w:fill="FFFFFF"/>
        <w:spacing w:after="0" w:line="240" w:lineRule="auto"/>
        <w:jc w:val="both"/>
        <w:rPr>
          <w:rFonts w:ascii="Arial" w:eastAsia="Times New Roman" w:hAnsi="Arial" w:cs="Arial"/>
          <w:color w:val="444444"/>
          <w:sz w:val="18"/>
          <w:szCs w:val="18"/>
          <w:lang w:eastAsia="ru-RU"/>
        </w:rPr>
      </w:pPr>
      <w:proofErr w:type="spellStart"/>
      <w:r w:rsidRPr="00F27592">
        <w:rPr>
          <w:rFonts w:ascii="inherit" w:eastAsia="Times New Roman" w:hAnsi="inherit" w:cs="Arial"/>
          <w:i/>
          <w:iCs/>
          <w:color w:val="444444"/>
          <w:sz w:val="18"/>
          <w:szCs w:val="18"/>
          <w:bdr w:val="none" w:sz="0" w:space="0" w:color="auto" w:frame="1"/>
          <w:lang w:eastAsia="ru-RU"/>
        </w:rPr>
        <w:t>Step</w:t>
      </w:r>
      <w:proofErr w:type="spellEnd"/>
      <w:r w:rsidRPr="00F27592">
        <w:rPr>
          <w:rFonts w:ascii="inherit" w:eastAsia="Times New Roman" w:hAnsi="inherit" w:cs="Arial"/>
          <w:i/>
          <w:iCs/>
          <w:color w:val="444444"/>
          <w:sz w:val="18"/>
          <w:szCs w:val="18"/>
          <w:bdr w:val="none" w:sz="0" w:space="0" w:color="auto" w:frame="1"/>
          <w:lang w:eastAsia="ru-RU"/>
        </w:rPr>
        <w:t xml:space="preserve"> </w:t>
      </w:r>
      <w:proofErr w:type="spellStart"/>
      <w:r w:rsidRPr="00F27592">
        <w:rPr>
          <w:rFonts w:ascii="inherit" w:eastAsia="Times New Roman" w:hAnsi="inherit" w:cs="Arial"/>
          <w:i/>
          <w:iCs/>
          <w:color w:val="444444"/>
          <w:sz w:val="18"/>
          <w:szCs w:val="18"/>
          <w:bdr w:val="none" w:sz="0" w:space="0" w:color="auto" w:frame="1"/>
          <w:lang w:eastAsia="ru-RU"/>
        </w:rPr>
        <w:t>by</w:t>
      </w:r>
      <w:proofErr w:type="spellEnd"/>
      <w:r w:rsidRPr="00F27592">
        <w:rPr>
          <w:rFonts w:ascii="inherit" w:eastAsia="Times New Roman" w:hAnsi="inherit" w:cs="Arial"/>
          <w:i/>
          <w:iCs/>
          <w:color w:val="444444"/>
          <w:sz w:val="18"/>
          <w:szCs w:val="18"/>
          <w:bdr w:val="none" w:sz="0" w:space="0" w:color="auto" w:frame="1"/>
          <w:lang w:eastAsia="ru-RU"/>
        </w:rPr>
        <w:t xml:space="preserve"> </w:t>
      </w:r>
      <w:proofErr w:type="spellStart"/>
      <w:r w:rsidRPr="00F27592">
        <w:rPr>
          <w:rFonts w:ascii="inherit" w:eastAsia="Times New Roman" w:hAnsi="inherit" w:cs="Arial"/>
          <w:i/>
          <w:iCs/>
          <w:color w:val="444444"/>
          <w:sz w:val="18"/>
          <w:szCs w:val="18"/>
          <w:bdr w:val="none" w:sz="0" w:space="0" w:color="auto" w:frame="1"/>
          <w:lang w:eastAsia="ru-RU"/>
        </w:rPr>
        <w:t>Step</w:t>
      </w:r>
      <w:proofErr w:type="spellEnd"/>
      <w:r w:rsidRPr="00F27592">
        <w:rPr>
          <w:rFonts w:ascii="inherit" w:eastAsia="Times New Roman" w:hAnsi="inherit" w:cs="Arial"/>
          <w:i/>
          <w:iCs/>
          <w:color w:val="444444"/>
          <w:sz w:val="18"/>
          <w:szCs w:val="18"/>
          <w:bdr w:val="none" w:sz="0" w:space="0" w:color="auto" w:frame="1"/>
          <w:lang w:eastAsia="ru-RU"/>
        </w:rPr>
        <w:t xml:space="preserve"> </w:t>
      </w:r>
      <w:proofErr w:type="spellStart"/>
      <w:r w:rsidRPr="00F27592">
        <w:rPr>
          <w:rFonts w:ascii="inherit" w:eastAsia="Times New Roman" w:hAnsi="inherit" w:cs="Arial"/>
          <w:i/>
          <w:iCs/>
          <w:color w:val="444444"/>
          <w:sz w:val="18"/>
          <w:szCs w:val="18"/>
          <w:bdr w:val="none" w:sz="0" w:space="0" w:color="auto" w:frame="1"/>
          <w:lang w:eastAsia="ru-RU"/>
        </w:rPr>
        <w:t>instruction</w:t>
      </w:r>
      <w:proofErr w:type="spellEnd"/>
    </w:p>
    <w:p w:rsidR="00F27592" w:rsidRPr="00F27592" w:rsidRDefault="00F27592" w:rsidP="00F27592">
      <w:pPr>
        <w:numPr>
          <w:ilvl w:val="0"/>
          <w:numId w:val="2"/>
        </w:numPr>
        <w:shd w:val="clear" w:color="auto" w:fill="FFFFFF"/>
        <w:spacing w:after="0" w:line="240" w:lineRule="auto"/>
        <w:ind w:left="300"/>
        <w:rPr>
          <w:rFonts w:ascii="inherit" w:eastAsia="Times New Roman" w:hAnsi="inherit" w:cs="Arial"/>
          <w:color w:val="444444"/>
          <w:sz w:val="18"/>
          <w:szCs w:val="18"/>
          <w:lang w:val="en-US" w:eastAsia="ru-RU"/>
        </w:rPr>
      </w:pPr>
      <w:r w:rsidRPr="00F27592">
        <w:rPr>
          <w:rFonts w:ascii="inherit" w:eastAsia="Times New Roman" w:hAnsi="inherit" w:cs="Arial"/>
          <w:color w:val="444444"/>
          <w:sz w:val="18"/>
          <w:szCs w:val="18"/>
          <w:lang w:val="en-US" w:eastAsia="ru-RU"/>
        </w:rPr>
        <w:t>Solder four header pins for the SD card. </w:t>
      </w:r>
    </w:p>
    <w:p w:rsidR="00F27592" w:rsidRPr="00F27592" w:rsidRDefault="00F27592" w:rsidP="00F27592">
      <w:pPr>
        <w:numPr>
          <w:ilvl w:val="0"/>
          <w:numId w:val="2"/>
        </w:numPr>
        <w:shd w:val="clear" w:color="auto" w:fill="FFFFFF"/>
        <w:spacing w:after="0" w:line="240" w:lineRule="auto"/>
        <w:ind w:left="300"/>
        <w:rPr>
          <w:rFonts w:ascii="inherit" w:eastAsia="Times New Roman" w:hAnsi="inherit" w:cs="Arial"/>
          <w:color w:val="444444"/>
          <w:sz w:val="18"/>
          <w:szCs w:val="18"/>
          <w:lang w:eastAsia="ru-RU"/>
        </w:rPr>
      </w:pPr>
      <w:r w:rsidRPr="00F27592">
        <w:rPr>
          <w:rFonts w:ascii="inherit" w:eastAsia="Times New Roman" w:hAnsi="inherit" w:cs="Arial"/>
          <w:color w:val="444444"/>
          <w:sz w:val="18"/>
          <w:szCs w:val="18"/>
          <w:lang w:val="en-US" w:eastAsia="ru-RU"/>
        </w:rPr>
        <w:t xml:space="preserve">Most SD cards work right out of the box, but it's possible you have one that was used in a computer or camera and it cannot be read by the SD library. Formatting the card will create a file system that the </w:t>
      </w:r>
      <w:proofErr w:type="spellStart"/>
      <w:r w:rsidRPr="00F27592">
        <w:rPr>
          <w:rFonts w:ascii="inherit" w:eastAsia="Times New Roman" w:hAnsi="inherit" w:cs="Arial"/>
          <w:color w:val="444444"/>
          <w:sz w:val="18"/>
          <w:szCs w:val="18"/>
          <w:lang w:val="en-US" w:eastAsia="ru-RU"/>
        </w:rPr>
        <w:t>Arduino</w:t>
      </w:r>
      <w:proofErr w:type="spellEnd"/>
      <w:r w:rsidRPr="00F27592">
        <w:rPr>
          <w:rFonts w:ascii="inherit" w:eastAsia="Times New Roman" w:hAnsi="inherit" w:cs="Arial"/>
          <w:color w:val="444444"/>
          <w:sz w:val="18"/>
          <w:szCs w:val="18"/>
          <w:lang w:val="en-US" w:eastAsia="ru-RU"/>
        </w:rPr>
        <w:t xml:space="preserve"> can read and write to. It's not desirable to format SD cards frequently, as it shortens their life span. You’ll need a SD reader and computer to format your card. The library supports the FAT16 and FAT32 </w:t>
      </w:r>
      <w:proofErr w:type="spellStart"/>
      <w:r w:rsidRPr="00F27592">
        <w:rPr>
          <w:rFonts w:ascii="inherit" w:eastAsia="Times New Roman" w:hAnsi="inherit" w:cs="Arial"/>
          <w:color w:val="444444"/>
          <w:sz w:val="18"/>
          <w:szCs w:val="18"/>
          <w:lang w:val="en-US" w:eastAsia="ru-RU"/>
        </w:rPr>
        <w:t>filesystems</w:t>
      </w:r>
      <w:proofErr w:type="spellEnd"/>
      <w:r w:rsidRPr="00F27592">
        <w:rPr>
          <w:rFonts w:ascii="inherit" w:eastAsia="Times New Roman" w:hAnsi="inherit" w:cs="Arial"/>
          <w:color w:val="444444"/>
          <w:sz w:val="18"/>
          <w:szCs w:val="18"/>
          <w:lang w:val="en-US" w:eastAsia="ru-RU"/>
        </w:rPr>
        <w:t xml:space="preserve">, but use FAT16 when possible. </w:t>
      </w:r>
      <w:proofErr w:type="spellStart"/>
      <w:r w:rsidRPr="00F27592">
        <w:rPr>
          <w:rFonts w:ascii="inherit" w:eastAsia="Times New Roman" w:hAnsi="inherit" w:cs="Arial"/>
          <w:color w:val="444444"/>
          <w:sz w:val="18"/>
          <w:szCs w:val="18"/>
          <w:lang w:eastAsia="ru-RU"/>
        </w:rPr>
        <w:t>See</w:t>
      </w:r>
      <w:proofErr w:type="spellEnd"/>
      <w:r w:rsidRPr="00F27592">
        <w:rPr>
          <w:rFonts w:ascii="inherit" w:eastAsia="Times New Roman" w:hAnsi="inherit" w:cs="Arial"/>
          <w:color w:val="444444"/>
          <w:sz w:val="18"/>
          <w:szCs w:val="18"/>
          <w:lang w:eastAsia="ru-RU"/>
        </w:rPr>
        <w:t xml:space="preserve"> </w:t>
      </w:r>
      <w:proofErr w:type="spellStart"/>
      <w:r w:rsidRPr="00F27592">
        <w:rPr>
          <w:rFonts w:ascii="inherit" w:eastAsia="Times New Roman" w:hAnsi="inherit" w:cs="Arial"/>
          <w:color w:val="444444"/>
          <w:sz w:val="18"/>
          <w:szCs w:val="18"/>
          <w:lang w:eastAsia="ru-RU"/>
        </w:rPr>
        <w:t>additional</w:t>
      </w:r>
      <w:proofErr w:type="spellEnd"/>
      <w:r w:rsidRPr="00F27592">
        <w:rPr>
          <w:rFonts w:ascii="inherit" w:eastAsia="Times New Roman" w:hAnsi="inherit" w:cs="Arial"/>
          <w:color w:val="444444"/>
          <w:sz w:val="18"/>
          <w:szCs w:val="18"/>
          <w:lang w:eastAsia="ru-RU"/>
        </w:rPr>
        <w:t xml:space="preserve"> </w:t>
      </w:r>
      <w:proofErr w:type="spellStart"/>
      <w:r w:rsidRPr="00F27592">
        <w:rPr>
          <w:rFonts w:ascii="inherit" w:eastAsia="Times New Roman" w:hAnsi="inherit" w:cs="Arial"/>
          <w:color w:val="444444"/>
          <w:sz w:val="18"/>
          <w:szCs w:val="18"/>
          <w:lang w:eastAsia="ru-RU"/>
        </w:rPr>
        <w:t>info</w:t>
      </w:r>
      <w:proofErr w:type="spellEnd"/>
      <w:r w:rsidRPr="00F27592">
        <w:rPr>
          <w:rFonts w:ascii="inherit" w:eastAsia="Times New Roman" w:hAnsi="inherit" w:cs="Arial"/>
          <w:color w:val="444444"/>
          <w:sz w:val="18"/>
          <w:szCs w:val="18"/>
          <w:lang w:eastAsia="ru-RU"/>
        </w:rPr>
        <w:t> </w:t>
      </w:r>
      <w:proofErr w:type="spellStart"/>
      <w:r w:rsidRPr="00F27592">
        <w:rPr>
          <w:rFonts w:ascii="inherit" w:eastAsia="Times New Roman" w:hAnsi="inherit" w:cs="Arial"/>
          <w:color w:val="444444"/>
          <w:sz w:val="18"/>
          <w:szCs w:val="18"/>
          <w:lang w:eastAsia="ru-RU"/>
        </w:rPr>
        <w:fldChar w:fldCharType="begin"/>
      </w:r>
      <w:r w:rsidRPr="00F27592">
        <w:rPr>
          <w:rFonts w:ascii="inherit" w:eastAsia="Times New Roman" w:hAnsi="inherit" w:cs="Arial"/>
          <w:color w:val="444444"/>
          <w:sz w:val="18"/>
          <w:szCs w:val="18"/>
          <w:lang w:eastAsia="ru-RU"/>
        </w:rPr>
        <w:instrText xml:space="preserve"> HYPERLINK "https://www.arduino.cc/en/Reference/SDCardNotes" </w:instrText>
      </w:r>
      <w:r w:rsidRPr="00F27592">
        <w:rPr>
          <w:rFonts w:ascii="inherit" w:eastAsia="Times New Roman" w:hAnsi="inherit" w:cs="Arial"/>
          <w:color w:val="444444"/>
          <w:sz w:val="18"/>
          <w:szCs w:val="18"/>
          <w:lang w:eastAsia="ru-RU"/>
        </w:rPr>
        <w:fldChar w:fldCharType="separate"/>
      </w:r>
      <w:r w:rsidRPr="00F27592">
        <w:rPr>
          <w:rFonts w:ascii="inherit" w:eastAsia="Times New Roman" w:hAnsi="inherit" w:cs="Arial"/>
          <w:color w:val="0099CC"/>
          <w:sz w:val="18"/>
          <w:szCs w:val="18"/>
          <w:bdr w:val="none" w:sz="0" w:space="0" w:color="auto" w:frame="1"/>
          <w:lang w:eastAsia="ru-RU"/>
        </w:rPr>
        <w:t>here</w:t>
      </w:r>
      <w:proofErr w:type="spellEnd"/>
      <w:r w:rsidRPr="00F27592">
        <w:rPr>
          <w:rFonts w:ascii="inherit" w:eastAsia="Times New Roman" w:hAnsi="inherit" w:cs="Arial"/>
          <w:color w:val="444444"/>
          <w:sz w:val="18"/>
          <w:szCs w:val="18"/>
          <w:lang w:eastAsia="ru-RU"/>
        </w:rPr>
        <w:fldChar w:fldCharType="end"/>
      </w:r>
      <w:r w:rsidRPr="00F27592">
        <w:rPr>
          <w:rFonts w:ascii="inherit" w:eastAsia="Times New Roman" w:hAnsi="inherit" w:cs="Arial"/>
          <w:color w:val="444444"/>
          <w:sz w:val="18"/>
          <w:szCs w:val="18"/>
          <w:lang w:eastAsia="ru-RU"/>
        </w:rPr>
        <w:t>.</w:t>
      </w:r>
    </w:p>
    <w:p w:rsidR="00F27592" w:rsidRPr="00F27592" w:rsidRDefault="00F27592" w:rsidP="00F27592">
      <w:pPr>
        <w:numPr>
          <w:ilvl w:val="0"/>
          <w:numId w:val="2"/>
        </w:numPr>
        <w:shd w:val="clear" w:color="auto" w:fill="FFFFFF"/>
        <w:spacing w:after="0" w:line="240" w:lineRule="auto"/>
        <w:ind w:left="300"/>
        <w:rPr>
          <w:rFonts w:ascii="inherit" w:eastAsia="Times New Roman" w:hAnsi="inherit" w:cs="Arial"/>
          <w:color w:val="444444"/>
          <w:sz w:val="18"/>
          <w:szCs w:val="18"/>
          <w:lang w:eastAsia="ru-RU"/>
        </w:rPr>
      </w:pPr>
      <w:r w:rsidRPr="00F27592">
        <w:rPr>
          <w:rFonts w:ascii="inherit" w:eastAsia="Times New Roman" w:hAnsi="inherit" w:cs="Arial"/>
          <w:color w:val="444444"/>
          <w:sz w:val="18"/>
          <w:szCs w:val="18"/>
          <w:lang w:val="en-US" w:eastAsia="ru-RU"/>
        </w:rPr>
        <w:lastRenderedPageBreak/>
        <w:t>Format the SD card as</w:t>
      </w:r>
      <w:r w:rsidRPr="00F27592">
        <w:rPr>
          <w:rFonts w:ascii="inherit" w:eastAsia="Times New Roman" w:hAnsi="inherit" w:cs="Arial"/>
          <w:b/>
          <w:bCs/>
          <w:color w:val="444444"/>
          <w:sz w:val="18"/>
          <w:szCs w:val="18"/>
          <w:bdr w:val="none" w:sz="0" w:space="0" w:color="auto" w:frame="1"/>
          <w:lang w:val="en-US" w:eastAsia="ru-RU"/>
        </w:rPr>
        <w:t> FAT16</w:t>
      </w:r>
      <w:r w:rsidRPr="00F27592">
        <w:rPr>
          <w:rFonts w:ascii="inherit" w:eastAsia="Times New Roman" w:hAnsi="inherit" w:cs="Arial"/>
          <w:color w:val="444444"/>
          <w:sz w:val="18"/>
          <w:szCs w:val="18"/>
          <w:lang w:val="en-US" w:eastAsia="ru-RU"/>
        </w:rPr>
        <w:t> or </w:t>
      </w:r>
      <w:r w:rsidRPr="00F27592">
        <w:rPr>
          <w:rFonts w:ascii="inherit" w:eastAsia="Times New Roman" w:hAnsi="inherit" w:cs="Arial"/>
          <w:b/>
          <w:bCs/>
          <w:color w:val="444444"/>
          <w:sz w:val="18"/>
          <w:szCs w:val="18"/>
          <w:bdr w:val="none" w:sz="0" w:space="0" w:color="auto" w:frame="1"/>
          <w:lang w:val="en-US" w:eastAsia="ru-RU"/>
        </w:rPr>
        <w:t>FAT32</w:t>
      </w:r>
      <w:r w:rsidRPr="00F27592">
        <w:rPr>
          <w:rFonts w:ascii="inherit" w:eastAsia="Times New Roman" w:hAnsi="inherit" w:cs="Arial"/>
          <w:color w:val="444444"/>
          <w:sz w:val="18"/>
          <w:szCs w:val="18"/>
          <w:lang w:val="en-US" w:eastAsia="ru-RU"/>
        </w:rPr>
        <w:t xml:space="preserve">. Insert the SD card in your computer. Go to My Computer and right click on the SD card. </w:t>
      </w:r>
      <w:proofErr w:type="spellStart"/>
      <w:r w:rsidRPr="00F27592">
        <w:rPr>
          <w:rFonts w:ascii="inherit" w:eastAsia="Times New Roman" w:hAnsi="inherit" w:cs="Arial"/>
          <w:color w:val="444444"/>
          <w:sz w:val="18"/>
          <w:szCs w:val="18"/>
          <w:lang w:eastAsia="ru-RU"/>
        </w:rPr>
        <w:t>Select</w:t>
      </w:r>
      <w:proofErr w:type="spellEnd"/>
      <w:r w:rsidRPr="00F27592">
        <w:rPr>
          <w:rFonts w:ascii="inherit" w:eastAsia="Times New Roman" w:hAnsi="inherit" w:cs="Arial"/>
          <w:color w:val="444444"/>
          <w:sz w:val="18"/>
          <w:szCs w:val="18"/>
          <w:lang w:eastAsia="ru-RU"/>
        </w:rPr>
        <w:t> </w:t>
      </w:r>
      <w:proofErr w:type="spellStart"/>
      <w:r w:rsidRPr="00F27592">
        <w:rPr>
          <w:rFonts w:ascii="inherit" w:eastAsia="Times New Roman" w:hAnsi="inherit" w:cs="Arial"/>
          <w:b/>
          <w:bCs/>
          <w:color w:val="444444"/>
          <w:sz w:val="18"/>
          <w:szCs w:val="18"/>
          <w:bdr w:val="none" w:sz="0" w:space="0" w:color="auto" w:frame="1"/>
          <w:lang w:eastAsia="ru-RU"/>
        </w:rPr>
        <w:t>Format</w:t>
      </w:r>
      <w:proofErr w:type="spellEnd"/>
      <w:r w:rsidRPr="00F27592">
        <w:rPr>
          <w:rFonts w:ascii="inherit" w:eastAsia="Times New Roman" w:hAnsi="inherit" w:cs="Arial"/>
          <w:b/>
          <w:bCs/>
          <w:color w:val="444444"/>
          <w:sz w:val="18"/>
          <w:szCs w:val="18"/>
          <w:bdr w:val="none" w:sz="0" w:space="0" w:color="auto" w:frame="1"/>
          <w:lang w:eastAsia="ru-RU"/>
        </w:rPr>
        <w:t>...  </w:t>
      </w:r>
      <w:r>
        <w:rPr>
          <w:rFonts w:ascii="inherit" w:eastAsia="Times New Roman" w:hAnsi="inherit" w:cs="Arial"/>
          <w:noProof/>
          <w:color w:val="444444"/>
          <w:sz w:val="18"/>
          <w:szCs w:val="18"/>
          <w:lang w:eastAsia="ru-RU"/>
        </w:rPr>
        <w:drawing>
          <wp:inline distT="0" distB="0" distL="0" distR="0">
            <wp:extent cx="2590800" cy="4389120"/>
            <wp:effectExtent l="0" t="0" r="0" b="0"/>
            <wp:docPr id="17" name="Рисунок 17" descr="http://acoptex.com/uploads/formatsdc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acoptex.com/uploads/formatsdcar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90800" cy="4389120"/>
                    </a:xfrm>
                    <a:prstGeom prst="rect">
                      <a:avLst/>
                    </a:prstGeom>
                    <a:noFill/>
                    <a:ln>
                      <a:noFill/>
                    </a:ln>
                  </pic:spPr>
                </pic:pic>
              </a:graphicData>
            </a:graphic>
          </wp:inline>
        </w:drawing>
      </w:r>
    </w:p>
    <w:p w:rsidR="00F27592" w:rsidRPr="00F27592" w:rsidRDefault="00F27592" w:rsidP="00F27592">
      <w:pPr>
        <w:numPr>
          <w:ilvl w:val="0"/>
          <w:numId w:val="2"/>
        </w:numPr>
        <w:shd w:val="clear" w:color="auto" w:fill="FFFFFF"/>
        <w:spacing w:after="0" w:line="240" w:lineRule="auto"/>
        <w:ind w:left="300"/>
        <w:rPr>
          <w:rFonts w:ascii="inherit" w:eastAsia="Times New Roman" w:hAnsi="inherit" w:cs="Arial"/>
          <w:color w:val="444444"/>
          <w:sz w:val="18"/>
          <w:szCs w:val="18"/>
          <w:lang w:val="en-US" w:eastAsia="ru-RU"/>
        </w:rPr>
      </w:pPr>
      <w:r w:rsidRPr="00F27592">
        <w:rPr>
          <w:rFonts w:ascii="inherit" w:eastAsia="Times New Roman" w:hAnsi="inherit" w:cs="Arial"/>
          <w:color w:val="444444"/>
          <w:sz w:val="18"/>
          <w:szCs w:val="18"/>
          <w:lang w:val="en-US" w:eastAsia="ru-RU"/>
        </w:rPr>
        <w:t>A new window pops up. Select </w:t>
      </w:r>
      <w:r w:rsidRPr="00F27592">
        <w:rPr>
          <w:rFonts w:ascii="inherit" w:eastAsia="Times New Roman" w:hAnsi="inherit" w:cs="Arial"/>
          <w:b/>
          <w:bCs/>
          <w:color w:val="444444"/>
          <w:sz w:val="18"/>
          <w:szCs w:val="18"/>
          <w:bdr w:val="none" w:sz="0" w:space="0" w:color="auto" w:frame="1"/>
          <w:lang w:val="en-US" w:eastAsia="ru-RU"/>
        </w:rPr>
        <w:t>FAT32</w:t>
      </w:r>
      <w:r w:rsidRPr="00F27592">
        <w:rPr>
          <w:rFonts w:ascii="inherit" w:eastAsia="Times New Roman" w:hAnsi="inherit" w:cs="Arial"/>
          <w:color w:val="444444"/>
          <w:sz w:val="18"/>
          <w:szCs w:val="18"/>
          <w:lang w:val="en-US" w:eastAsia="ru-RU"/>
        </w:rPr>
        <w:t>, press Start to initialize the formatting process and follow the onscreen instructions.</w:t>
      </w:r>
      <w:r>
        <w:rPr>
          <w:rFonts w:ascii="inherit" w:eastAsia="Times New Roman" w:hAnsi="inherit" w:cs="Arial"/>
          <w:noProof/>
          <w:color w:val="444444"/>
          <w:sz w:val="18"/>
          <w:szCs w:val="18"/>
          <w:lang w:eastAsia="ru-RU"/>
        </w:rPr>
        <w:drawing>
          <wp:inline distT="0" distB="0" distL="0" distR="0">
            <wp:extent cx="2362200" cy="4137660"/>
            <wp:effectExtent l="0" t="0" r="0" b="0"/>
            <wp:docPr id="16" name="Рисунок 16" descr="http://acoptex.com/uploads/formatsdca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acoptex.com/uploads/formatsdcard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62200" cy="4137660"/>
                    </a:xfrm>
                    <a:prstGeom prst="rect">
                      <a:avLst/>
                    </a:prstGeom>
                    <a:noFill/>
                    <a:ln>
                      <a:noFill/>
                    </a:ln>
                  </pic:spPr>
                </pic:pic>
              </a:graphicData>
            </a:graphic>
          </wp:inline>
        </w:drawing>
      </w:r>
    </w:p>
    <w:p w:rsidR="00F27592" w:rsidRPr="00F27592" w:rsidRDefault="00F27592" w:rsidP="00F27592">
      <w:pPr>
        <w:numPr>
          <w:ilvl w:val="0"/>
          <w:numId w:val="2"/>
        </w:numPr>
        <w:shd w:val="clear" w:color="auto" w:fill="FFFFFF"/>
        <w:spacing w:after="0" w:line="240" w:lineRule="auto"/>
        <w:ind w:left="300"/>
        <w:rPr>
          <w:rFonts w:ascii="inherit" w:eastAsia="Times New Roman" w:hAnsi="inherit" w:cs="Arial"/>
          <w:color w:val="444444"/>
          <w:sz w:val="18"/>
          <w:szCs w:val="18"/>
          <w:lang w:val="en-US" w:eastAsia="ru-RU"/>
        </w:rPr>
      </w:pPr>
      <w:r w:rsidRPr="00F27592">
        <w:rPr>
          <w:rFonts w:ascii="inherit" w:eastAsia="Times New Roman" w:hAnsi="inherit" w:cs="Arial"/>
          <w:color w:val="444444"/>
          <w:sz w:val="18"/>
          <w:szCs w:val="18"/>
          <w:lang w:val="en-US" w:eastAsia="ru-RU"/>
        </w:rPr>
        <w:t>Copy the image to the SD card or Micro SD card and insert it on the SD card/Micro SD card slot at the back of the display.</w:t>
      </w:r>
    </w:p>
    <w:p w:rsidR="00F27592" w:rsidRPr="00F27592" w:rsidRDefault="00F27592" w:rsidP="00F27592">
      <w:pPr>
        <w:numPr>
          <w:ilvl w:val="0"/>
          <w:numId w:val="2"/>
        </w:numPr>
        <w:shd w:val="clear" w:color="auto" w:fill="FFFFFF"/>
        <w:spacing w:after="0" w:line="240" w:lineRule="auto"/>
        <w:ind w:left="300"/>
        <w:rPr>
          <w:rFonts w:ascii="inherit" w:eastAsia="Times New Roman" w:hAnsi="inherit" w:cs="Arial"/>
          <w:color w:val="444444"/>
          <w:sz w:val="18"/>
          <w:szCs w:val="18"/>
          <w:lang w:eastAsia="ru-RU"/>
        </w:rPr>
      </w:pPr>
      <w:r>
        <w:rPr>
          <w:rFonts w:ascii="inherit" w:eastAsia="Times New Roman" w:hAnsi="inherit" w:cs="Arial"/>
          <w:noProof/>
          <w:color w:val="444444"/>
          <w:sz w:val="18"/>
          <w:szCs w:val="18"/>
          <w:lang w:eastAsia="ru-RU"/>
        </w:rPr>
        <w:lastRenderedPageBreak/>
        <w:drawing>
          <wp:inline distT="0" distB="0" distL="0" distR="0">
            <wp:extent cx="3810000" cy="3383280"/>
            <wp:effectExtent l="0" t="0" r="0" b="7620"/>
            <wp:docPr id="15" name="Рисунок 15" descr="http://acoptex.com/uploads/howtoinsertSDcardto18t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acoptex.com/uploads/howtoinsertSDcardto18tf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3383280"/>
                    </a:xfrm>
                    <a:prstGeom prst="rect">
                      <a:avLst/>
                    </a:prstGeom>
                    <a:noFill/>
                    <a:ln>
                      <a:noFill/>
                    </a:ln>
                  </pic:spPr>
                </pic:pic>
              </a:graphicData>
            </a:graphic>
          </wp:inline>
        </w:drawing>
      </w:r>
    </w:p>
    <w:p w:rsidR="00F27592" w:rsidRPr="00F27592" w:rsidRDefault="00F27592" w:rsidP="00F27592">
      <w:pPr>
        <w:numPr>
          <w:ilvl w:val="0"/>
          <w:numId w:val="2"/>
        </w:numPr>
        <w:shd w:val="clear" w:color="auto" w:fill="FFFFFF"/>
        <w:spacing w:after="0" w:line="240" w:lineRule="auto"/>
        <w:ind w:left="300"/>
        <w:rPr>
          <w:rFonts w:ascii="inherit" w:eastAsia="Times New Roman" w:hAnsi="inherit" w:cs="Arial"/>
          <w:color w:val="444444"/>
          <w:sz w:val="18"/>
          <w:szCs w:val="18"/>
          <w:lang w:val="en-US" w:eastAsia="ru-RU"/>
        </w:rPr>
      </w:pPr>
      <w:r w:rsidRPr="00F27592">
        <w:rPr>
          <w:rFonts w:ascii="inherit" w:eastAsia="Times New Roman" w:hAnsi="inherit" w:cs="Arial"/>
          <w:color w:val="444444"/>
          <w:sz w:val="18"/>
          <w:szCs w:val="18"/>
          <w:lang w:val="en-US" w:eastAsia="ru-RU"/>
        </w:rPr>
        <w:t xml:space="preserve">Do wiring. Both the display and the SD card work with SPI communication, so you’ll have pins on the </w:t>
      </w:r>
      <w:proofErr w:type="spellStart"/>
      <w:r w:rsidRPr="00F27592">
        <w:rPr>
          <w:rFonts w:ascii="inherit" w:eastAsia="Times New Roman" w:hAnsi="inherit" w:cs="Arial"/>
          <w:color w:val="444444"/>
          <w:sz w:val="18"/>
          <w:szCs w:val="18"/>
          <w:lang w:val="en-US" w:eastAsia="ru-RU"/>
        </w:rPr>
        <w:t>Arduino</w:t>
      </w:r>
      <w:proofErr w:type="spellEnd"/>
      <w:r w:rsidRPr="00F27592">
        <w:rPr>
          <w:rFonts w:ascii="inherit" w:eastAsia="Times New Roman" w:hAnsi="inherit" w:cs="Arial"/>
          <w:color w:val="444444"/>
          <w:sz w:val="18"/>
          <w:szCs w:val="18"/>
          <w:lang w:val="en-US" w:eastAsia="ru-RU"/>
        </w:rPr>
        <w:t xml:space="preserve"> with two connections.</w:t>
      </w:r>
    </w:p>
    <w:p w:rsidR="00F27592" w:rsidRPr="00F27592" w:rsidRDefault="00F27592" w:rsidP="00F27592">
      <w:pPr>
        <w:numPr>
          <w:ilvl w:val="0"/>
          <w:numId w:val="2"/>
        </w:numPr>
        <w:shd w:val="clear" w:color="auto" w:fill="FFFFFF"/>
        <w:spacing w:after="0" w:line="240" w:lineRule="auto"/>
        <w:ind w:left="300"/>
        <w:jc w:val="both"/>
        <w:rPr>
          <w:rFonts w:ascii="inherit" w:eastAsia="Times New Roman" w:hAnsi="inherit" w:cs="Arial"/>
          <w:color w:val="444444"/>
          <w:sz w:val="18"/>
          <w:szCs w:val="18"/>
          <w:lang w:eastAsia="ru-RU"/>
        </w:rPr>
      </w:pPr>
      <w:proofErr w:type="spellStart"/>
      <w:r w:rsidRPr="00F27592">
        <w:rPr>
          <w:rFonts w:ascii="inherit" w:eastAsia="Times New Roman" w:hAnsi="inherit" w:cs="Arial"/>
          <w:color w:val="444444"/>
          <w:sz w:val="18"/>
          <w:szCs w:val="18"/>
          <w:lang w:eastAsia="ru-RU"/>
        </w:rPr>
        <w:t>Open</w:t>
      </w:r>
      <w:proofErr w:type="spellEnd"/>
      <w:r w:rsidRPr="00F27592">
        <w:rPr>
          <w:rFonts w:ascii="inherit" w:eastAsia="Times New Roman" w:hAnsi="inherit" w:cs="Arial"/>
          <w:color w:val="444444"/>
          <w:sz w:val="18"/>
          <w:szCs w:val="18"/>
          <w:lang w:eastAsia="ru-RU"/>
        </w:rPr>
        <w:t xml:space="preserve"> </w:t>
      </w:r>
      <w:proofErr w:type="spellStart"/>
      <w:r w:rsidRPr="00F27592">
        <w:rPr>
          <w:rFonts w:ascii="inherit" w:eastAsia="Times New Roman" w:hAnsi="inherit" w:cs="Arial"/>
          <w:color w:val="444444"/>
          <w:sz w:val="18"/>
          <w:szCs w:val="18"/>
          <w:lang w:eastAsia="ru-RU"/>
        </w:rPr>
        <w:t>Arduino</w:t>
      </w:r>
      <w:proofErr w:type="spellEnd"/>
      <w:r w:rsidRPr="00F27592">
        <w:rPr>
          <w:rFonts w:ascii="inherit" w:eastAsia="Times New Roman" w:hAnsi="inherit" w:cs="Arial"/>
          <w:color w:val="444444"/>
          <w:sz w:val="18"/>
          <w:szCs w:val="18"/>
          <w:lang w:eastAsia="ru-RU"/>
        </w:rPr>
        <w:t xml:space="preserve"> IDE.</w:t>
      </w:r>
    </w:p>
    <w:p w:rsidR="00F27592" w:rsidRPr="00F27592" w:rsidRDefault="00F27592" w:rsidP="00F27592">
      <w:pPr>
        <w:numPr>
          <w:ilvl w:val="0"/>
          <w:numId w:val="2"/>
        </w:numPr>
        <w:shd w:val="clear" w:color="auto" w:fill="FFFFFF"/>
        <w:spacing w:after="0" w:line="240" w:lineRule="auto"/>
        <w:ind w:left="300"/>
        <w:jc w:val="both"/>
        <w:rPr>
          <w:rFonts w:ascii="inherit" w:eastAsia="Times New Roman" w:hAnsi="inherit" w:cs="Arial"/>
          <w:color w:val="444444"/>
          <w:sz w:val="18"/>
          <w:szCs w:val="18"/>
          <w:lang w:val="en-US" w:eastAsia="ru-RU"/>
        </w:rPr>
      </w:pPr>
      <w:r w:rsidRPr="00F27592">
        <w:rPr>
          <w:rFonts w:ascii="inherit" w:eastAsia="Times New Roman" w:hAnsi="inherit" w:cs="Arial"/>
          <w:color w:val="444444"/>
          <w:sz w:val="18"/>
          <w:szCs w:val="18"/>
          <w:lang w:val="en-US" w:eastAsia="ru-RU"/>
        </w:rPr>
        <w:t xml:space="preserve">Plug your </w:t>
      </w:r>
      <w:proofErr w:type="spellStart"/>
      <w:r w:rsidRPr="00F27592">
        <w:rPr>
          <w:rFonts w:ascii="inherit" w:eastAsia="Times New Roman" w:hAnsi="inherit" w:cs="Arial"/>
          <w:color w:val="444444"/>
          <w:sz w:val="18"/>
          <w:szCs w:val="18"/>
          <w:lang w:val="en-US" w:eastAsia="ru-RU"/>
        </w:rPr>
        <w:t>Adruino</w:t>
      </w:r>
      <w:proofErr w:type="spellEnd"/>
      <w:r w:rsidRPr="00F27592">
        <w:rPr>
          <w:rFonts w:ascii="inherit" w:eastAsia="Times New Roman" w:hAnsi="inherit" w:cs="Arial"/>
          <w:color w:val="444444"/>
          <w:sz w:val="18"/>
          <w:szCs w:val="18"/>
          <w:lang w:val="en-US" w:eastAsia="ru-RU"/>
        </w:rPr>
        <w:t xml:space="preserve"> Uno board into your PC and select the correct board and com port</w:t>
      </w:r>
    </w:p>
    <w:p w:rsidR="00F27592" w:rsidRPr="00F27592" w:rsidRDefault="00F27592" w:rsidP="00F27592">
      <w:pPr>
        <w:numPr>
          <w:ilvl w:val="0"/>
          <w:numId w:val="2"/>
        </w:numPr>
        <w:shd w:val="clear" w:color="auto" w:fill="FFFFFF"/>
        <w:spacing w:after="0" w:line="240" w:lineRule="auto"/>
        <w:ind w:left="300"/>
        <w:jc w:val="both"/>
        <w:rPr>
          <w:rFonts w:ascii="inherit" w:eastAsia="Times New Roman" w:hAnsi="inherit" w:cs="Arial"/>
          <w:color w:val="444444"/>
          <w:sz w:val="18"/>
          <w:szCs w:val="18"/>
          <w:lang w:val="en-US" w:eastAsia="ru-RU"/>
        </w:rPr>
      </w:pPr>
      <w:r w:rsidRPr="00F27592">
        <w:rPr>
          <w:rFonts w:ascii="inherit" w:eastAsia="Times New Roman" w:hAnsi="inherit" w:cs="Arial"/>
          <w:color w:val="444444"/>
          <w:sz w:val="18"/>
          <w:szCs w:val="18"/>
          <w:lang w:val="en-US" w:eastAsia="ru-RU"/>
        </w:rPr>
        <w:t xml:space="preserve">Verify and upload the sketch to your </w:t>
      </w:r>
      <w:proofErr w:type="spellStart"/>
      <w:r w:rsidRPr="00F27592">
        <w:rPr>
          <w:rFonts w:ascii="inherit" w:eastAsia="Times New Roman" w:hAnsi="inherit" w:cs="Arial"/>
          <w:color w:val="444444"/>
          <w:sz w:val="18"/>
          <w:szCs w:val="18"/>
          <w:lang w:val="en-US" w:eastAsia="ru-RU"/>
        </w:rPr>
        <w:t>Adruino</w:t>
      </w:r>
      <w:proofErr w:type="spellEnd"/>
      <w:r w:rsidRPr="00F27592">
        <w:rPr>
          <w:rFonts w:ascii="inherit" w:eastAsia="Times New Roman" w:hAnsi="inherit" w:cs="Arial"/>
          <w:color w:val="444444"/>
          <w:sz w:val="18"/>
          <w:szCs w:val="18"/>
          <w:lang w:val="en-US" w:eastAsia="ru-RU"/>
        </w:rPr>
        <w:t xml:space="preserve"> Uno.</w:t>
      </w:r>
    </w:p>
    <w:p w:rsidR="00F27592" w:rsidRPr="00F27592" w:rsidRDefault="00F27592" w:rsidP="00F27592">
      <w:pPr>
        <w:numPr>
          <w:ilvl w:val="0"/>
          <w:numId w:val="2"/>
        </w:numPr>
        <w:shd w:val="clear" w:color="auto" w:fill="FFFFFF"/>
        <w:spacing w:after="0" w:line="240" w:lineRule="auto"/>
        <w:ind w:left="300"/>
        <w:jc w:val="both"/>
        <w:rPr>
          <w:rFonts w:ascii="inherit" w:eastAsia="Times New Roman" w:hAnsi="inherit" w:cs="Arial"/>
          <w:color w:val="444444"/>
          <w:sz w:val="18"/>
          <w:szCs w:val="18"/>
          <w:lang w:val="en-US" w:eastAsia="ru-RU"/>
        </w:rPr>
      </w:pPr>
      <w:r w:rsidRPr="00F27592">
        <w:rPr>
          <w:rFonts w:ascii="inherit" w:eastAsia="Times New Roman" w:hAnsi="inherit" w:cs="Arial"/>
          <w:color w:val="444444"/>
          <w:sz w:val="18"/>
          <w:szCs w:val="18"/>
          <w:lang w:val="en-US" w:eastAsia="ru-RU"/>
        </w:rPr>
        <w:t>If you are not sure which LCD driver your 1.8" TFT LCD has we suggest to contact your seller or try all sketches/libraries to find out.</w:t>
      </w:r>
    </w:p>
    <w:p w:rsidR="00F27592" w:rsidRPr="00F27592" w:rsidRDefault="00F27592" w:rsidP="00F27592">
      <w:pPr>
        <w:numPr>
          <w:ilvl w:val="0"/>
          <w:numId w:val="2"/>
        </w:numPr>
        <w:shd w:val="clear" w:color="auto" w:fill="FFFFFF"/>
        <w:spacing w:after="0" w:line="240" w:lineRule="auto"/>
        <w:ind w:left="300"/>
        <w:jc w:val="both"/>
        <w:rPr>
          <w:rFonts w:ascii="inherit" w:eastAsia="Times New Roman" w:hAnsi="inherit" w:cs="Arial"/>
          <w:color w:val="444444"/>
          <w:sz w:val="18"/>
          <w:szCs w:val="18"/>
          <w:lang w:eastAsia="ru-RU"/>
        </w:rPr>
      </w:pPr>
      <w:r>
        <w:rPr>
          <w:rFonts w:ascii="inherit" w:eastAsia="Times New Roman" w:hAnsi="inherit" w:cs="Arial"/>
          <w:noProof/>
          <w:color w:val="444444"/>
          <w:sz w:val="18"/>
          <w:szCs w:val="18"/>
          <w:lang w:eastAsia="ru-RU"/>
        </w:rPr>
        <w:drawing>
          <wp:inline distT="0" distB="0" distL="0" distR="0">
            <wp:extent cx="6309360" cy="1958340"/>
            <wp:effectExtent l="0" t="0" r="0" b="3810"/>
            <wp:docPr id="14" name="Рисунок 14" descr="http://acoptex.com/uploads/resultsof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acoptex.com/uploads/resultsofcod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09360" cy="1958340"/>
                    </a:xfrm>
                    <a:prstGeom prst="rect">
                      <a:avLst/>
                    </a:prstGeom>
                    <a:noFill/>
                    <a:ln>
                      <a:noFill/>
                    </a:ln>
                  </pic:spPr>
                </pic:pic>
              </a:graphicData>
            </a:graphic>
          </wp:inline>
        </w:drawing>
      </w:r>
    </w:p>
    <w:p w:rsidR="00F27592" w:rsidRPr="00F27592" w:rsidRDefault="00F27592" w:rsidP="00F27592">
      <w:pPr>
        <w:shd w:val="clear" w:color="auto" w:fill="FFFFFF"/>
        <w:spacing w:after="0" w:line="240" w:lineRule="auto"/>
        <w:rPr>
          <w:rFonts w:ascii="Arial" w:eastAsia="Times New Roman" w:hAnsi="Arial" w:cs="Arial"/>
          <w:color w:val="444444"/>
          <w:sz w:val="18"/>
          <w:szCs w:val="18"/>
          <w:lang w:val="en-US" w:eastAsia="ru-RU"/>
        </w:rPr>
      </w:pPr>
      <w:r w:rsidRPr="00F27592">
        <w:rPr>
          <w:rFonts w:ascii="inherit" w:eastAsia="Times New Roman" w:hAnsi="inherit" w:cs="Arial"/>
          <w:i/>
          <w:iCs/>
          <w:color w:val="444444"/>
          <w:sz w:val="18"/>
          <w:szCs w:val="18"/>
          <w:bdr w:val="none" w:sz="0" w:space="0" w:color="auto" w:frame="1"/>
          <w:lang w:val="en-US" w:eastAsia="ru-RU"/>
        </w:rPr>
        <w:t>Summary</w:t>
      </w:r>
    </w:p>
    <w:p w:rsidR="00F27592" w:rsidRPr="00F27592" w:rsidRDefault="00F27592" w:rsidP="00F27592">
      <w:pPr>
        <w:shd w:val="clear" w:color="auto" w:fill="FFFFFF"/>
        <w:spacing w:after="0" w:line="240" w:lineRule="auto"/>
        <w:rPr>
          <w:rFonts w:ascii="Arial" w:eastAsia="Times New Roman" w:hAnsi="Arial" w:cs="Arial"/>
          <w:color w:val="444444"/>
          <w:sz w:val="18"/>
          <w:szCs w:val="18"/>
          <w:lang w:val="en-US" w:eastAsia="ru-RU"/>
        </w:rPr>
      </w:pPr>
      <w:r w:rsidRPr="00F27592">
        <w:rPr>
          <w:rFonts w:ascii="Arial" w:eastAsia="Times New Roman" w:hAnsi="Arial" w:cs="Arial"/>
          <w:color w:val="444444"/>
          <w:sz w:val="18"/>
          <w:szCs w:val="18"/>
          <w:lang w:val="en-US" w:eastAsia="ru-RU"/>
        </w:rPr>
        <w:t>We learnt how </w:t>
      </w:r>
      <w:r w:rsidRPr="00F27592">
        <w:rPr>
          <w:rFonts w:ascii="inherit" w:eastAsia="Times New Roman" w:hAnsi="inherit" w:cs="Arial"/>
          <w:color w:val="444444"/>
          <w:sz w:val="18"/>
          <w:szCs w:val="18"/>
          <w:bdr w:val="none" w:sz="0" w:space="0" w:color="auto" w:frame="1"/>
          <w:lang w:val="en-US" w:eastAsia="ru-RU"/>
        </w:rPr>
        <w:t xml:space="preserve">to connect 1.8" SPI TFT LCD 128x160 module to </w:t>
      </w:r>
      <w:proofErr w:type="spellStart"/>
      <w:r w:rsidRPr="00F27592">
        <w:rPr>
          <w:rFonts w:ascii="inherit" w:eastAsia="Times New Roman" w:hAnsi="inherit" w:cs="Arial"/>
          <w:color w:val="444444"/>
          <w:sz w:val="18"/>
          <w:szCs w:val="18"/>
          <w:bdr w:val="none" w:sz="0" w:space="0" w:color="auto" w:frame="1"/>
          <w:lang w:val="en-US" w:eastAsia="ru-RU"/>
        </w:rPr>
        <w:t>Arduino</w:t>
      </w:r>
      <w:proofErr w:type="spellEnd"/>
      <w:r w:rsidRPr="00F27592">
        <w:rPr>
          <w:rFonts w:ascii="inherit" w:eastAsia="Times New Roman" w:hAnsi="inherit" w:cs="Arial"/>
          <w:color w:val="444444"/>
          <w:sz w:val="18"/>
          <w:szCs w:val="18"/>
          <w:bdr w:val="none" w:sz="0" w:space="0" w:color="auto" w:frame="1"/>
          <w:lang w:val="en-US" w:eastAsia="ru-RU"/>
        </w:rPr>
        <w:t xml:space="preserve"> board and use it.</w:t>
      </w:r>
    </w:p>
    <w:p w:rsidR="00F27592" w:rsidRPr="00F27592" w:rsidRDefault="00F27592" w:rsidP="00F27592">
      <w:pPr>
        <w:shd w:val="clear" w:color="auto" w:fill="FFFFFF"/>
        <w:spacing w:after="0" w:line="240" w:lineRule="auto"/>
        <w:rPr>
          <w:rFonts w:ascii="Arial" w:eastAsia="Times New Roman" w:hAnsi="Arial" w:cs="Arial"/>
          <w:color w:val="444444"/>
          <w:sz w:val="18"/>
          <w:szCs w:val="18"/>
          <w:lang w:val="en-US" w:eastAsia="ru-RU"/>
        </w:rPr>
      </w:pPr>
      <w:r w:rsidRPr="00F27592">
        <w:rPr>
          <w:rFonts w:ascii="inherit" w:eastAsia="Times New Roman" w:hAnsi="inherit" w:cs="Arial"/>
          <w:b/>
          <w:bCs/>
          <w:color w:val="444444"/>
          <w:sz w:val="18"/>
          <w:szCs w:val="18"/>
          <w:bdr w:val="none" w:sz="0" w:space="0" w:color="auto" w:frame="1"/>
          <w:lang w:val="en-US" w:eastAsia="ru-RU"/>
        </w:rPr>
        <w:t>Flickering streaks</w:t>
      </w:r>
    </w:p>
    <w:p w:rsidR="00F27592" w:rsidRPr="00F27592" w:rsidRDefault="00F27592" w:rsidP="00F27592">
      <w:pPr>
        <w:shd w:val="clear" w:color="auto" w:fill="FFFFFF"/>
        <w:spacing w:after="0" w:line="240" w:lineRule="auto"/>
        <w:rPr>
          <w:rFonts w:ascii="Arial" w:eastAsia="Times New Roman" w:hAnsi="Arial" w:cs="Arial"/>
          <w:color w:val="444444"/>
          <w:sz w:val="18"/>
          <w:szCs w:val="18"/>
          <w:lang w:eastAsia="ru-RU"/>
        </w:rPr>
      </w:pPr>
      <w:r w:rsidRPr="00F27592">
        <w:rPr>
          <w:rFonts w:ascii="inherit" w:eastAsia="Times New Roman" w:hAnsi="inherit" w:cs="Arial"/>
          <w:color w:val="444444"/>
          <w:sz w:val="18"/>
          <w:szCs w:val="18"/>
          <w:bdr w:val="none" w:sz="0" w:space="0" w:color="auto" w:frame="1"/>
          <w:lang w:val="en-US" w:eastAsia="ru-RU"/>
        </w:rPr>
        <w:t xml:space="preserve">You have got one of these really cheap 1.8" TFT SPI LCD </w:t>
      </w:r>
      <w:proofErr w:type="gramStart"/>
      <w:r w:rsidRPr="00F27592">
        <w:rPr>
          <w:rFonts w:ascii="inherit" w:eastAsia="Times New Roman" w:hAnsi="inherit" w:cs="Arial"/>
          <w:color w:val="444444"/>
          <w:sz w:val="18"/>
          <w:szCs w:val="18"/>
          <w:bdr w:val="none" w:sz="0" w:space="0" w:color="auto" w:frame="1"/>
          <w:lang w:val="en-US" w:eastAsia="ru-RU"/>
        </w:rPr>
        <w:t>module</w:t>
      </w:r>
      <w:proofErr w:type="gramEnd"/>
      <w:r w:rsidRPr="00F27592">
        <w:rPr>
          <w:rFonts w:ascii="inherit" w:eastAsia="Times New Roman" w:hAnsi="inherit" w:cs="Arial"/>
          <w:color w:val="444444"/>
          <w:sz w:val="18"/>
          <w:szCs w:val="18"/>
          <w:bdr w:val="none" w:sz="0" w:space="0" w:color="auto" w:frame="1"/>
          <w:lang w:val="en-US" w:eastAsia="ru-RU"/>
        </w:rPr>
        <w:t xml:space="preserve">. </w:t>
      </w:r>
      <w:proofErr w:type="gramStart"/>
      <w:r w:rsidRPr="00F27592">
        <w:rPr>
          <w:rFonts w:ascii="inherit" w:eastAsia="Times New Roman" w:hAnsi="inherit" w:cs="Arial"/>
          <w:color w:val="444444"/>
          <w:sz w:val="18"/>
          <w:szCs w:val="18"/>
          <w:bdr w:val="none" w:sz="0" w:space="0" w:color="auto" w:frame="1"/>
          <w:lang w:val="en-US" w:eastAsia="ru-RU"/>
        </w:rPr>
        <w:t>Great value for the price.</w:t>
      </w:r>
      <w:proofErr w:type="gramEnd"/>
      <w:r w:rsidRPr="00F27592">
        <w:rPr>
          <w:rFonts w:ascii="inherit" w:eastAsia="Times New Roman" w:hAnsi="inherit" w:cs="Arial"/>
          <w:color w:val="444444"/>
          <w:sz w:val="18"/>
          <w:szCs w:val="18"/>
          <w:bdr w:val="none" w:sz="0" w:space="0" w:color="auto" w:frame="1"/>
          <w:lang w:val="en-US" w:eastAsia="ru-RU"/>
        </w:rPr>
        <w:t xml:space="preserve"> You have got it up and running in no time. </w:t>
      </w:r>
      <w:proofErr w:type="gramStart"/>
      <w:r w:rsidRPr="00F27592">
        <w:rPr>
          <w:rFonts w:ascii="inherit" w:eastAsia="Times New Roman" w:hAnsi="inherit" w:cs="Arial"/>
          <w:color w:val="444444"/>
          <w:sz w:val="18"/>
          <w:szCs w:val="18"/>
          <w:bdr w:val="none" w:sz="0" w:space="0" w:color="auto" w:frame="1"/>
          <w:lang w:val="en-US" w:eastAsia="ru-RU"/>
        </w:rPr>
        <w:t>Just one little problem... flickering streaks - horizontal, vertical or combined.</w:t>
      </w:r>
      <w:proofErr w:type="gramEnd"/>
      <w:r w:rsidRPr="00F27592">
        <w:rPr>
          <w:rFonts w:ascii="inherit" w:eastAsia="Times New Roman" w:hAnsi="inherit" w:cs="Arial"/>
          <w:color w:val="444444"/>
          <w:sz w:val="18"/>
          <w:szCs w:val="18"/>
          <w:bdr w:val="none" w:sz="0" w:space="0" w:color="auto" w:frame="1"/>
          <w:lang w:val="en-US" w:eastAsia="ru-RU"/>
        </w:rPr>
        <w:t xml:space="preserve"> You did a search on the Web and can't find right answer. </w:t>
      </w:r>
      <w:proofErr w:type="spellStart"/>
      <w:r w:rsidRPr="00F27592">
        <w:rPr>
          <w:rFonts w:ascii="inherit" w:eastAsia="Times New Roman" w:hAnsi="inherit" w:cs="Arial"/>
          <w:color w:val="444444"/>
          <w:sz w:val="18"/>
          <w:szCs w:val="18"/>
          <w:bdr w:val="none" w:sz="0" w:space="0" w:color="auto" w:frame="1"/>
          <w:lang w:eastAsia="ru-RU"/>
        </w:rPr>
        <w:t>We</w:t>
      </w:r>
      <w:proofErr w:type="spellEnd"/>
      <w:r w:rsidRPr="00F27592">
        <w:rPr>
          <w:rFonts w:ascii="inherit" w:eastAsia="Times New Roman" w:hAnsi="inherit" w:cs="Arial"/>
          <w:color w:val="444444"/>
          <w:sz w:val="18"/>
          <w:szCs w:val="18"/>
          <w:bdr w:val="none" w:sz="0" w:space="0" w:color="auto" w:frame="1"/>
          <w:lang w:eastAsia="ru-RU"/>
        </w:rPr>
        <w:t xml:space="preserve"> </w:t>
      </w:r>
      <w:proofErr w:type="spellStart"/>
      <w:r w:rsidRPr="00F27592">
        <w:rPr>
          <w:rFonts w:ascii="inherit" w:eastAsia="Times New Roman" w:hAnsi="inherit" w:cs="Arial"/>
          <w:color w:val="444444"/>
          <w:sz w:val="18"/>
          <w:szCs w:val="18"/>
          <w:bdr w:val="none" w:sz="0" w:space="0" w:color="auto" w:frame="1"/>
          <w:lang w:eastAsia="ru-RU"/>
        </w:rPr>
        <w:t>will</w:t>
      </w:r>
      <w:proofErr w:type="spellEnd"/>
      <w:r w:rsidRPr="00F27592">
        <w:rPr>
          <w:rFonts w:ascii="inherit" w:eastAsia="Times New Roman" w:hAnsi="inherit" w:cs="Arial"/>
          <w:color w:val="444444"/>
          <w:sz w:val="18"/>
          <w:szCs w:val="18"/>
          <w:bdr w:val="none" w:sz="0" w:space="0" w:color="auto" w:frame="1"/>
          <w:lang w:eastAsia="ru-RU"/>
        </w:rPr>
        <w:t xml:space="preserve"> </w:t>
      </w:r>
      <w:proofErr w:type="spellStart"/>
      <w:r w:rsidRPr="00F27592">
        <w:rPr>
          <w:rFonts w:ascii="inherit" w:eastAsia="Times New Roman" w:hAnsi="inherit" w:cs="Arial"/>
          <w:color w:val="444444"/>
          <w:sz w:val="18"/>
          <w:szCs w:val="18"/>
          <w:bdr w:val="none" w:sz="0" w:space="0" w:color="auto" w:frame="1"/>
          <w:lang w:eastAsia="ru-RU"/>
        </w:rPr>
        <w:t>help</w:t>
      </w:r>
      <w:proofErr w:type="spellEnd"/>
      <w:r w:rsidRPr="00F27592">
        <w:rPr>
          <w:rFonts w:ascii="inherit" w:eastAsia="Times New Roman" w:hAnsi="inherit" w:cs="Arial"/>
          <w:color w:val="444444"/>
          <w:sz w:val="18"/>
          <w:szCs w:val="18"/>
          <w:bdr w:val="none" w:sz="0" w:space="0" w:color="auto" w:frame="1"/>
          <w:lang w:eastAsia="ru-RU"/>
        </w:rPr>
        <w:t xml:space="preserve"> </w:t>
      </w:r>
      <w:proofErr w:type="spellStart"/>
      <w:r w:rsidRPr="00F27592">
        <w:rPr>
          <w:rFonts w:ascii="inherit" w:eastAsia="Times New Roman" w:hAnsi="inherit" w:cs="Arial"/>
          <w:color w:val="444444"/>
          <w:sz w:val="18"/>
          <w:szCs w:val="18"/>
          <w:bdr w:val="none" w:sz="0" w:space="0" w:color="auto" w:frame="1"/>
          <w:lang w:eastAsia="ru-RU"/>
        </w:rPr>
        <w:t>you</w:t>
      </w:r>
      <w:proofErr w:type="spellEnd"/>
      <w:r w:rsidRPr="00F27592">
        <w:rPr>
          <w:rFonts w:ascii="inherit" w:eastAsia="Times New Roman" w:hAnsi="inherit" w:cs="Arial"/>
          <w:color w:val="444444"/>
          <w:sz w:val="18"/>
          <w:szCs w:val="18"/>
          <w:bdr w:val="none" w:sz="0" w:space="0" w:color="auto" w:frame="1"/>
          <w:lang w:eastAsia="ru-RU"/>
        </w:rPr>
        <w:t xml:space="preserve">. </w:t>
      </w:r>
      <w:proofErr w:type="spellStart"/>
      <w:r w:rsidRPr="00F27592">
        <w:rPr>
          <w:rFonts w:ascii="inherit" w:eastAsia="Times New Roman" w:hAnsi="inherit" w:cs="Arial"/>
          <w:color w:val="444444"/>
          <w:sz w:val="18"/>
          <w:szCs w:val="18"/>
          <w:bdr w:val="none" w:sz="0" w:space="0" w:color="auto" w:frame="1"/>
          <w:lang w:eastAsia="ru-RU"/>
        </w:rPr>
        <w:t>It's</w:t>
      </w:r>
      <w:proofErr w:type="spellEnd"/>
      <w:r w:rsidRPr="00F27592">
        <w:rPr>
          <w:rFonts w:ascii="inherit" w:eastAsia="Times New Roman" w:hAnsi="inherit" w:cs="Arial"/>
          <w:color w:val="444444"/>
          <w:sz w:val="18"/>
          <w:szCs w:val="18"/>
          <w:bdr w:val="none" w:sz="0" w:space="0" w:color="auto" w:frame="1"/>
          <w:lang w:eastAsia="ru-RU"/>
        </w:rPr>
        <w:t xml:space="preserve"> </w:t>
      </w:r>
      <w:proofErr w:type="spellStart"/>
      <w:r w:rsidRPr="00F27592">
        <w:rPr>
          <w:rFonts w:ascii="inherit" w:eastAsia="Times New Roman" w:hAnsi="inherit" w:cs="Arial"/>
          <w:color w:val="444444"/>
          <w:sz w:val="18"/>
          <w:szCs w:val="18"/>
          <w:bdr w:val="none" w:sz="0" w:space="0" w:color="auto" w:frame="1"/>
          <w:lang w:eastAsia="ru-RU"/>
        </w:rPr>
        <w:t>very</w:t>
      </w:r>
      <w:proofErr w:type="spellEnd"/>
      <w:r w:rsidRPr="00F27592">
        <w:rPr>
          <w:rFonts w:ascii="inherit" w:eastAsia="Times New Roman" w:hAnsi="inherit" w:cs="Arial"/>
          <w:color w:val="444444"/>
          <w:sz w:val="18"/>
          <w:szCs w:val="18"/>
          <w:bdr w:val="none" w:sz="0" w:space="0" w:color="auto" w:frame="1"/>
          <w:lang w:eastAsia="ru-RU"/>
        </w:rPr>
        <w:t xml:space="preserve"> </w:t>
      </w:r>
      <w:proofErr w:type="spellStart"/>
      <w:r w:rsidRPr="00F27592">
        <w:rPr>
          <w:rFonts w:ascii="inherit" w:eastAsia="Times New Roman" w:hAnsi="inherit" w:cs="Arial"/>
          <w:color w:val="444444"/>
          <w:sz w:val="18"/>
          <w:szCs w:val="18"/>
          <w:bdr w:val="none" w:sz="0" w:space="0" w:color="auto" w:frame="1"/>
          <w:lang w:eastAsia="ru-RU"/>
        </w:rPr>
        <w:t>easy</w:t>
      </w:r>
      <w:proofErr w:type="spellEnd"/>
      <w:r w:rsidRPr="00F27592">
        <w:rPr>
          <w:rFonts w:ascii="inherit" w:eastAsia="Times New Roman" w:hAnsi="inherit" w:cs="Arial"/>
          <w:color w:val="444444"/>
          <w:sz w:val="18"/>
          <w:szCs w:val="18"/>
          <w:bdr w:val="none" w:sz="0" w:space="0" w:color="auto" w:frame="1"/>
          <w:lang w:eastAsia="ru-RU"/>
        </w:rPr>
        <w:t>. </w:t>
      </w:r>
    </w:p>
    <w:p w:rsidR="00F27592" w:rsidRPr="00F27592" w:rsidRDefault="00F27592" w:rsidP="00F27592">
      <w:pPr>
        <w:shd w:val="clear" w:color="auto" w:fill="FFFFFF"/>
        <w:spacing w:after="150" w:line="240" w:lineRule="auto"/>
        <w:rPr>
          <w:rFonts w:ascii="Arial" w:eastAsia="Times New Roman" w:hAnsi="Arial" w:cs="Arial"/>
          <w:color w:val="444444"/>
          <w:sz w:val="18"/>
          <w:szCs w:val="18"/>
          <w:lang w:eastAsia="ru-RU"/>
        </w:rPr>
      </w:pPr>
      <w:r>
        <w:rPr>
          <w:rFonts w:ascii="Arial" w:eastAsia="Times New Roman" w:hAnsi="Arial" w:cs="Arial"/>
          <w:noProof/>
          <w:color w:val="444444"/>
          <w:sz w:val="18"/>
          <w:szCs w:val="18"/>
          <w:lang w:eastAsia="ru-RU"/>
        </w:rPr>
        <w:lastRenderedPageBreak/>
        <w:drawing>
          <wp:inline distT="0" distB="0" distL="0" distR="0">
            <wp:extent cx="3329940" cy="3672840"/>
            <wp:effectExtent l="0" t="0" r="3810" b="3810"/>
            <wp:docPr id="13" name="Рисунок 13" descr="http://acoptex.com/uploads/polos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acoptex.com/uploads/polosy.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29940" cy="3672840"/>
                    </a:xfrm>
                    <a:prstGeom prst="rect">
                      <a:avLst/>
                    </a:prstGeom>
                    <a:noFill/>
                    <a:ln>
                      <a:noFill/>
                    </a:ln>
                  </pic:spPr>
                </pic:pic>
              </a:graphicData>
            </a:graphic>
          </wp:inline>
        </w:drawing>
      </w:r>
    </w:p>
    <w:p w:rsidR="00F27592" w:rsidRPr="00F27592" w:rsidRDefault="00F27592" w:rsidP="00F27592">
      <w:pPr>
        <w:shd w:val="clear" w:color="auto" w:fill="FFFFFF"/>
        <w:spacing w:after="0" w:line="240" w:lineRule="auto"/>
        <w:rPr>
          <w:rFonts w:ascii="Arial" w:eastAsia="Times New Roman" w:hAnsi="Arial" w:cs="Arial"/>
          <w:color w:val="444444"/>
          <w:sz w:val="18"/>
          <w:szCs w:val="18"/>
          <w:lang w:val="en-US" w:eastAsia="ru-RU"/>
        </w:rPr>
      </w:pPr>
      <w:r w:rsidRPr="00F27592">
        <w:rPr>
          <w:rFonts w:ascii="inherit" w:eastAsia="Times New Roman" w:hAnsi="inherit" w:cs="Arial"/>
          <w:color w:val="444444"/>
          <w:sz w:val="18"/>
          <w:szCs w:val="18"/>
          <w:bdr w:val="none" w:sz="0" w:space="0" w:color="auto" w:frame="1"/>
          <w:lang w:val="en-US" w:eastAsia="ru-RU"/>
        </w:rPr>
        <w:t xml:space="preserve">The root cause of what often described as </w:t>
      </w:r>
      <w:proofErr w:type="gramStart"/>
      <w:r w:rsidRPr="00F27592">
        <w:rPr>
          <w:rFonts w:ascii="inherit" w:eastAsia="Times New Roman" w:hAnsi="inherit" w:cs="Arial"/>
          <w:color w:val="444444"/>
          <w:sz w:val="18"/>
          <w:szCs w:val="18"/>
          <w:bdr w:val="none" w:sz="0" w:space="0" w:color="auto" w:frame="1"/>
          <w:lang w:val="en-US" w:eastAsia="ru-RU"/>
        </w:rPr>
        <w:t>flicker,</w:t>
      </w:r>
      <w:proofErr w:type="gramEnd"/>
      <w:r w:rsidRPr="00F27592">
        <w:rPr>
          <w:rFonts w:ascii="inherit" w:eastAsia="Times New Roman" w:hAnsi="inherit" w:cs="Arial"/>
          <w:color w:val="444444"/>
          <w:sz w:val="18"/>
          <w:szCs w:val="18"/>
          <w:bdr w:val="none" w:sz="0" w:space="0" w:color="auto" w:frame="1"/>
          <w:lang w:val="en-US" w:eastAsia="ru-RU"/>
        </w:rPr>
        <w:t xml:space="preserve"> to me it is more like flickering lines when loading data into display. </w:t>
      </w:r>
      <w:proofErr w:type="spellStart"/>
      <w:r w:rsidRPr="00F27592">
        <w:rPr>
          <w:rFonts w:ascii="inherit" w:eastAsia="Times New Roman" w:hAnsi="inherit" w:cs="Arial"/>
          <w:color w:val="444444"/>
          <w:sz w:val="18"/>
          <w:szCs w:val="18"/>
          <w:bdr w:val="none" w:sz="0" w:space="0" w:color="auto" w:frame="1"/>
          <w:lang w:val="en-US" w:eastAsia="ru-RU"/>
        </w:rPr>
        <w:t>Actualy</w:t>
      </w:r>
      <w:proofErr w:type="spellEnd"/>
      <w:r w:rsidRPr="00F27592">
        <w:rPr>
          <w:rFonts w:ascii="inherit" w:eastAsia="Times New Roman" w:hAnsi="inherit" w:cs="Arial"/>
          <w:color w:val="444444"/>
          <w:sz w:val="18"/>
          <w:szCs w:val="18"/>
          <w:bdr w:val="none" w:sz="0" w:space="0" w:color="auto" w:frame="1"/>
          <w:lang w:val="en-US" w:eastAsia="ru-RU"/>
        </w:rPr>
        <w:t>, if you have more than one device on SPI - any SPI activity will cause that. </w:t>
      </w:r>
    </w:p>
    <w:p w:rsidR="00F27592" w:rsidRPr="00F27592" w:rsidRDefault="00F27592" w:rsidP="00F27592">
      <w:pPr>
        <w:shd w:val="clear" w:color="auto" w:fill="FFFFFF"/>
        <w:spacing w:after="0" w:line="240" w:lineRule="auto"/>
        <w:rPr>
          <w:rFonts w:ascii="Arial" w:eastAsia="Times New Roman" w:hAnsi="Arial" w:cs="Arial"/>
          <w:color w:val="444444"/>
          <w:sz w:val="18"/>
          <w:szCs w:val="18"/>
          <w:lang w:val="en-US" w:eastAsia="ru-RU"/>
        </w:rPr>
      </w:pPr>
      <w:r w:rsidRPr="00F27592">
        <w:rPr>
          <w:rFonts w:ascii="inherit" w:eastAsia="Times New Roman" w:hAnsi="inherit" w:cs="Arial"/>
          <w:color w:val="444444"/>
          <w:sz w:val="18"/>
          <w:szCs w:val="18"/>
          <w:bdr w:val="none" w:sz="0" w:space="0" w:color="auto" w:frame="1"/>
          <w:lang w:val="en-US" w:eastAsia="ru-RU"/>
        </w:rPr>
        <w:t xml:space="preserve">Most </w:t>
      </w:r>
      <w:proofErr w:type="spellStart"/>
      <w:r w:rsidRPr="00F27592">
        <w:rPr>
          <w:rFonts w:ascii="inherit" w:eastAsia="Times New Roman" w:hAnsi="inherit" w:cs="Arial"/>
          <w:color w:val="444444"/>
          <w:sz w:val="18"/>
          <w:szCs w:val="18"/>
          <w:bdr w:val="none" w:sz="0" w:space="0" w:color="auto" w:frame="1"/>
          <w:lang w:val="en-US" w:eastAsia="ru-RU"/>
        </w:rPr>
        <w:t>Arduino's</w:t>
      </w:r>
      <w:proofErr w:type="spellEnd"/>
      <w:r w:rsidRPr="00F27592">
        <w:rPr>
          <w:rFonts w:ascii="inherit" w:eastAsia="Times New Roman" w:hAnsi="inherit" w:cs="Arial"/>
          <w:color w:val="444444"/>
          <w:sz w:val="18"/>
          <w:szCs w:val="18"/>
          <w:bdr w:val="none" w:sz="0" w:space="0" w:color="auto" w:frame="1"/>
          <w:lang w:val="en-US" w:eastAsia="ru-RU"/>
        </w:rPr>
        <w:t xml:space="preserve"> running at 5V. Present display powered internally, including IOs, at 3.3v. Atmel's IOs drive current is pretty high. Display's inputs have clamps to VCC. Most signals idle high. </w:t>
      </w:r>
      <w:proofErr w:type="gramStart"/>
      <w:r w:rsidRPr="00F27592">
        <w:rPr>
          <w:rFonts w:ascii="inherit" w:eastAsia="Times New Roman" w:hAnsi="inherit" w:cs="Arial"/>
          <w:color w:val="444444"/>
          <w:sz w:val="18"/>
          <w:szCs w:val="18"/>
          <w:bdr w:val="none" w:sz="0" w:space="0" w:color="auto" w:frame="1"/>
          <w:lang w:val="en-US" w:eastAsia="ru-RU"/>
        </w:rPr>
        <w:t>When signals are 5V - current from signals through clamp diodes back feeding VCC and actually raising voltage on 3.3V regulator on display board to ~3.9V.</w:t>
      </w:r>
      <w:proofErr w:type="gramEnd"/>
      <w:r w:rsidRPr="00F27592">
        <w:rPr>
          <w:rFonts w:ascii="inherit" w:eastAsia="Times New Roman" w:hAnsi="inherit" w:cs="Arial"/>
          <w:color w:val="444444"/>
          <w:sz w:val="18"/>
          <w:szCs w:val="18"/>
          <w:bdr w:val="none" w:sz="0" w:space="0" w:color="auto" w:frame="1"/>
          <w:lang w:val="en-US" w:eastAsia="ru-RU"/>
        </w:rPr>
        <w:t xml:space="preserve"> During intense communications this voltage drops a bit and display's analog circuitry thrown </w:t>
      </w:r>
      <w:proofErr w:type="spellStart"/>
      <w:proofErr w:type="gramStart"/>
      <w:r w:rsidRPr="00F27592">
        <w:rPr>
          <w:rFonts w:ascii="inherit" w:eastAsia="Times New Roman" w:hAnsi="inherit" w:cs="Arial"/>
          <w:color w:val="444444"/>
          <w:sz w:val="18"/>
          <w:szCs w:val="18"/>
          <w:bdr w:val="none" w:sz="0" w:space="0" w:color="auto" w:frame="1"/>
          <w:lang w:val="en-US" w:eastAsia="ru-RU"/>
        </w:rPr>
        <w:t>a</w:t>
      </w:r>
      <w:proofErr w:type="spellEnd"/>
      <w:proofErr w:type="gramEnd"/>
      <w:r w:rsidRPr="00F27592">
        <w:rPr>
          <w:rFonts w:ascii="inherit" w:eastAsia="Times New Roman" w:hAnsi="inherit" w:cs="Arial"/>
          <w:color w:val="444444"/>
          <w:sz w:val="18"/>
          <w:szCs w:val="18"/>
          <w:bdr w:val="none" w:sz="0" w:space="0" w:color="auto" w:frame="1"/>
          <w:lang w:val="en-US" w:eastAsia="ru-RU"/>
        </w:rPr>
        <w:t xml:space="preserve"> out </w:t>
      </w:r>
      <w:proofErr w:type="spellStart"/>
      <w:r w:rsidRPr="00F27592">
        <w:rPr>
          <w:rFonts w:ascii="inherit" w:eastAsia="Times New Roman" w:hAnsi="inherit" w:cs="Arial"/>
          <w:color w:val="444444"/>
          <w:sz w:val="18"/>
          <w:szCs w:val="18"/>
          <w:bdr w:val="none" w:sz="0" w:space="0" w:color="auto" w:frame="1"/>
          <w:lang w:val="en-US" w:eastAsia="ru-RU"/>
        </w:rPr>
        <w:t>of wack</w:t>
      </w:r>
      <w:proofErr w:type="spellEnd"/>
      <w:r w:rsidRPr="00F27592">
        <w:rPr>
          <w:rFonts w:ascii="inherit" w:eastAsia="Times New Roman" w:hAnsi="inherit" w:cs="Arial"/>
          <w:color w:val="444444"/>
          <w:sz w:val="18"/>
          <w:szCs w:val="18"/>
          <w:bdr w:val="none" w:sz="0" w:space="0" w:color="auto" w:frame="1"/>
          <w:lang w:val="en-US" w:eastAsia="ru-RU"/>
        </w:rPr>
        <w:t xml:space="preserve"> causing streaks on display.</w:t>
      </w:r>
    </w:p>
    <w:p w:rsidR="00F27592" w:rsidRPr="00F27592" w:rsidRDefault="00F27592" w:rsidP="00F27592">
      <w:pPr>
        <w:shd w:val="clear" w:color="auto" w:fill="FFFFFF"/>
        <w:spacing w:after="0" w:line="240" w:lineRule="auto"/>
        <w:rPr>
          <w:rFonts w:ascii="Arial" w:eastAsia="Times New Roman" w:hAnsi="Arial" w:cs="Arial"/>
          <w:color w:val="444444"/>
          <w:sz w:val="18"/>
          <w:szCs w:val="18"/>
          <w:lang w:val="en-US" w:eastAsia="ru-RU"/>
        </w:rPr>
      </w:pPr>
      <w:r w:rsidRPr="00F27592">
        <w:rPr>
          <w:rFonts w:ascii="inherit" w:eastAsia="Times New Roman" w:hAnsi="inherit" w:cs="Arial"/>
          <w:color w:val="444444"/>
          <w:sz w:val="18"/>
          <w:szCs w:val="18"/>
          <w:bdr w:val="none" w:sz="0" w:space="0" w:color="auto" w:frame="1"/>
          <w:lang w:val="en-US" w:eastAsia="ru-RU"/>
        </w:rPr>
        <w:t>So, how to eliminate it?</w:t>
      </w:r>
    </w:p>
    <w:p w:rsidR="00F27592" w:rsidRPr="00F27592" w:rsidRDefault="00F27592" w:rsidP="00F27592">
      <w:pPr>
        <w:shd w:val="clear" w:color="auto" w:fill="FFFFFF"/>
        <w:spacing w:after="0" w:line="240" w:lineRule="auto"/>
        <w:rPr>
          <w:rFonts w:ascii="Arial" w:eastAsia="Times New Roman" w:hAnsi="Arial" w:cs="Arial"/>
          <w:color w:val="444444"/>
          <w:sz w:val="18"/>
          <w:szCs w:val="18"/>
          <w:lang w:val="en-US" w:eastAsia="ru-RU"/>
        </w:rPr>
      </w:pPr>
      <w:r w:rsidRPr="00F27592">
        <w:rPr>
          <w:rFonts w:ascii="Arial" w:eastAsia="Times New Roman" w:hAnsi="Arial" w:cs="Arial"/>
          <w:color w:val="444444"/>
          <w:sz w:val="18"/>
          <w:szCs w:val="18"/>
          <w:lang w:val="en-US" w:eastAsia="ru-RU"/>
        </w:rPr>
        <w:t>Solutions, options:</w:t>
      </w:r>
    </w:p>
    <w:p w:rsidR="00F27592" w:rsidRPr="00F27592" w:rsidRDefault="00F27592" w:rsidP="00F27592">
      <w:pPr>
        <w:shd w:val="clear" w:color="auto" w:fill="FFFFFF"/>
        <w:spacing w:after="0" w:line="240" w:lineRule="auto"/>
        <w:rPr>
          <w:rFonts w:ascii="Arial" w:eastAsia="Times New Roman" w:hAnsi="Arial" w:cs="Arial"/>
          <w:color w:val="444444"/>
          <w:sz w:val="18"/>
          <w:szCs w:val="18"/>
          <w:lang w:val="en-US" w:eastAsia="ru-RU"/>
        </w:rPr>
      </w:pPr>
      <w:r w:rsidRPr="00F27592">
        <w:rPr>
          <w:rFonts w:ascii="Arial" w:eastAsia="Times New Roman" w:hAnsi="Arial" w:cs="Arial"/>
          <w:color w:val="444444"/>
          <w:sz w:val="18"/>
          <w:szCs w:val="18"/>
          <w:lang w:val="en-US" w:eastAsia="ru-RU"/>
        </w:rPr>
        <w:t>What I did, is to insert resistive dividers into each signal from Atmel to TFT. It consists of one in series of 180 Ohm and one 330 Ohm parallel to the inputs to ground, for each input.</w:t>
      </w:r>
    </w:p>
    <w:p w:rsidR="00F27592" w:rsidRPr="00F27592" w:rsidRDefault="00F27592" w:rsidP="00F27592">
      <w:pPr>
        <w:shd w:val="clear" w:color="auto" w:fill="FFFFFF"/>
        <w:spacing w:after="0" w:line="240" w:lineRule="auto"/>
        <w:rPr>
          <w:rFonts w:ascii="Arial" w:eastAsia="Times New Roman" w:hAnsi="Arial" w:cs="Arial"/>
          <w:color w:val="444444"/>
          <w:sz w:val="18"/>
          <w:szCs w:val="18"/>
          <w:lang w:val="en-US" w:eastAsia="ru-RU"/>
        </w:rPr>
      </w:pPr>
      <w:r w:rsidRPr="00F27592">
        <w:rPr>
          <w:rFonts w:ascii="Arial" w:eastAsia="Times New Roman" w:hAnsi="Arial" w:cs="Arial"/>
          <w:color w:val="444444"/>
          <w:sz w:val="18"/>
          <w:szCs w:val="18"/>
          <w:lang w:val="en-US" w:eastAsia="ru-RU"/>
        </w:rPr>
        <w:t> (</w:t>
      </w:r>
      <w:proofErr w:type="gramStart"/>
      <w:r w:rsidRPr="00F27592">
        <w:rPr>
          <w:rFonts w:ascii="Arial" w:eastAsia="Times New Roman" w:hAnsi="Arial" w:cs="Arial"/>
          <w:color w:val="444444"/>
          <w:sz w:val="18"/>
          <w:szCs w:val="18"/>
          <w:lang w:val="en-US" w:eastAsia="ru-RU"/>
        </w:rPr>
        <w:t>you</w:t>
      </w:r>
      <w:proofErr w:type="gramEnd"/>
      <w:r w:rsidRPr="00F27592">
        <w:rPr>
          <w:rFonts w:ascii="Arial" w:eastAsia="Times New Roman" w:hAnsi="Arial" w:cs="Arial"/>
          <w:color w:val="444444"/>
          <w:sz w:val="18"/>
          <w:szCs w:val="18"/>
          <w:lang w:val="en-US" w:eastAsia="ru-RU"/>
        </w:rPr>
        <w:t xml:space="preserve"> don't need to do anything to MISO, </w:t>
      </w:r>
      <w:proofErr w:type="spellStart"/>
      <w:r w:rsidRPr="00F27592">
        <w:rPr>
          <w:rFonts w:ascii="Arial" w:eastAsia="Times New Roman" w:hAnsi="Arial" w:cs="Arial"/>
          <w:color w:val="444444"/>
          <w:sz w:val="18"/>
          <w:szCs w:val="18"/>
          <w:lang w:val="en-US" w:eastAsia="ru-RU"/>
        </w:rPr>
        <w:t>haha</w:t>
      </w:r>
      <w:proofErr w:type="spellEnd"/>
      <w:r w:rsidRPr="00F27592">
        <w:rPr>
          <w:rFonts w:ascii="Arial" w:eastAsia="Times New Roman" w:hAnsi="Arial" w:cs="Arial"/>
          <w:color w:val="444444"/>
          <w:sz w:val="18"/>
          <w:szCs w:val="18"/>
          <w:lang w:val="en-US" w:eastAsia="ru-RU"/>
        </w:rPr>
        <w:t xml:space="preserve"> like soup)</w:t>
      </w:r>
    </w:p>
    <w:p w:rsidR="00F27592" w:rsidRPr="00F27592" w:rsidRDefault="00F27592" w:rsidP="00F27592">
      <w:pPr>
        <w:shd w:val="clear" w:color="auto" w:fill="FFFFFF"/>
        <w:spacing w:after="0" w:line="240" w:lineRule="auto"/>
        <w:rPr>
          <w:rFonts w:ascii="Arial" w:eastAsia="Times New Roman" w:hAnsi="Arial" w:cs="Arial"/>
          <w:color w:val="444444"/>
          <w:sz w:val="18"/>
          <w:szCs w:val="18"/>
          <w:lang w:val="en-US" w:eastAsia="ru-RU"/>
        </w:rPr>
      </w:pPr>
      <w:r w:rsidRPr="00F27592">
        <w:rPr>
          <w:rFonts w:ascii="Arial" w:eastAsia="Times New Roman" w:hAnsi="Arial" w:cs="Arial"/>
          <w:color w:val="444444"/>
          <w:sz w:val="18"/>
          <w:szCs w:val="18"/>
          <w:lang w:val="en-US" w:eastAsia="ru-RU"/>
        </w:rPr>
        <w:t>Some more expensive versions of this display do have onboard level shifters, 5 to 3.3. You may prefer to add one like this.</w:t>
      </w:r>
    </w:p>
    <w:p w:rsidR="00F27592" w:rsidRPr="00F27592" w:rsidRDefault="00F27592" w:rsidP="00F27592">
      <w:pPr>
        <w:shd w:val="clear" w:color="auto" w:fill="FFFFFF"/>
        <w:spacing w:after="0" w:line="240" w:lineRule="auto"/>
        <w:rPr>
          <w:rFonts w:ascii="Arial" w:eastAsia="Times New Roman" w:hAnsi="Arial" w:cs="Arial"/>
          <w:color w:val="444444"/>
          <w:sz w:val="18"/>
          <w:szCs w:val="18"/>
          <w:lang w:val="en-US" w:eastAsia="ru-RU"/>
        </w:rPr>
      </w:pPr>
      <w:r w:rsidRPr="00F27592">
        <w:rPr>
          <w:rFonts w:ascii="Arial" w:eastAsia="Times New Roman" w:hAnsi="Arial" w:cs="Arial"/>
          <w:color w:val="444444"/>
          <w:sz w:val="18"/>
          <w:szCs w:val="18"/>
          <w:lang w:val="en-US" w:eastAsia="ru-RU"/>
        </w:rPr>
        <w:t xml:space="preserve">Convert your Atmel board and display to 3.3V. </w:t>
      </w:r>
      <w:proofErr w:type="gramStart"/>
      <w:r w:rsidRPr="00F27592">
        <w:rPr>
          <w:rFonts w:ascii="Arial" w:eastAsia="Times New Roman" w:hAnsi="Arial" w:cs="Arial"/>
          <w:color w:val="444444"/>
          <w:sz w:val="18"/>
          <w:szCs w:val="18"/>
          <w:lang w:val="en-US" w:eastAsia="ru-RU"/>
        </w:rPr>
        <w:t xml:space="preserve">Many ways to do that for </w:t>
      </w:r>
      <w:proofErr w:type="spellStart"/>
      <w:r w:rsidRPr="00F27592">
        <w:rPr>
          <w:rFonts w:ascii="Arial" w:eastAsia="Times New Roman" w:hAnsi="Arial" w:cs="Arial"/>
          <w:color w:val="444444"/>
          <w:sz w:val="18"/>
          <w:szCs w:val="18"/>
          <w:lang w:val="en-US" w:eastAsia="ru-RU"/>
        </w:rPr>
        <w:t>Arduino</w:t>
      </w:r>
      <w:proofErr w:type="spellEnd"/>
      <w:r w:rsidRPr="00F27592">
        <w:rPr>
          <w:rFonts w:ascii="Arial" w:eastAsia="Times New Roman" w:hAnsi="Arial" w:cs="Arial"/>
          <w:color w:val="444444"/>
          <w:sz w:val="18"/>
          <w:szCs w:val="18"/>
          <w:lang w:val="en-US" w:eastAsia="ru-RU"/>
        </w:rPr>
        <w:t>.</w:t>
      </w:r>
      <w:proofErr w:type="gramEnd"/>
      <w:r w:rsidRPr="00F27592">
        <w:rPr>
          <w:rFonts w:ascii="Arial" w:eastAsia="Times New Roman" w:hAnsi="Arial" w:cs="Arial"/>
          <w:color w:val="444444"/>
          <w:sz w:val="18"/>
          <w:szCs w:val="18"/>
          <w:lang w:val="en-US" w:eastAsia="ru-RU"/>
        </w:rPr>
        <w:t xml:space="preserve"> On display board you have to put solder blob across JP1.</w:t>
      </w:r>
    </w:p>
    <w:p w:rsidR="00F27592" w:rsidRPr="00F27592" w:rsidRDefault="00F27592" w:rsidP="00F27592">
      <w:pPr>
        <w:shd w:val="clear" w:color="auto" w:fill="FFFFFF"/>
        <w:spacing w:after="150" w:line="240" w:lineRule="auto"/>
        <w:rPr>
          <w:rFonts w:ascii="Arial" w:eastAsia="Times New Roman" w:hAnsi="Arial" w:cs="Arial"/>
          <w:color w:val="444444"/>
          <w:sz w:val="18"/>
          <w:szCs w:val="18"/>
          <w:lang w:eastAsia="ru-RU"/>
        </w:rPr>
      </w:pPr>
      <w:proofErr w:type="spellStart"/>
      <w:r w:rsidRPr="00F27592">
        <w:rPr>
          <w:rFonts w:ascii="Arial" w:eastAsia="Times New Roman" w:hAnsi="Arial" w:cs="Arial"/>
          <w:color w:val="444444"/>
          <w:sz w:val="18"/>
          <w:szCs w:val="18"/>
          <w:lang w:eastAsia="ru-RU"/>
        </w:rPr>
        <w:t>There</w:t>
      </w:r>
      <w:proofErr w:type="spellEnd"/>
      <w:r w:rsidRPr="00F27592">
        <w:rPr>
          <w:rFonts w:ascii="Arial" w:eastAsia="Times New Roman" w:hAnsi="Arial" w:cs="Arial"/>
          <w:color w:val="444444"/>
          <w:sz w:val="18"/>
          <w:szCs w:val="18"/>
          <w:lang w:eastAsia="ru-RU"/>
        </w:rPr>
        <w:t xml:space="preserve"> </w:t>
      </w:r>
      <w:proofErr w:type="spellStart"/>
      <w:r w:rsidRPr="00F27592">
        <w:rPr>
          <w:rFonts w:ascii="Arial" w:eastAsia="Times New Roman" w:hAnsi="Arial" w:cs="Arial"/>
          <w:color w:val="444444"/>
          <w:sz w:val="18"/>
          <w:szCs w:val="18"/>
          <w:lang w:eastAsia="ru-RU"/>
        </w:rPr>
        <w:t>are</w:t>
      </w:r>
      <w:proofErr w:type="spellEnd"/>
      <w:r w:rsidRPr="00F27592">
        <w:rPr>
          <w:rFonts w:ascii="Arial" w:eastAsia="Times New Roman" w:hAnsi="Arial" w:cs="Arial"/>
          <w:color w:val="444444"/>
          <w:sz w:val="18"/>
          <w:szCs w:val="18"/>
          <w:lang w:eastAsia="ru-RU"/>
        </w:rPr>
        <w:t xml:space="preserve"> </w:t>
      </w:r>
      <w:proofErr w:type="spellStart"/>
      <w:r w:rsidRPr="00F27592">
        <w:rPr>
          <w:rFonts w:ascii="Arial" w:eastAsia="Times New Roman" w:hAnsi="Arial" w:cs="Arial"/>
          <w:color w:val="444444"/>
          <w:sz w:val="18"/>
          <w:szCs w:val="18"/>
          <w:lang w:eastAsia="ru-RU"/>
        </w:rPr>
        <w:t>some</w:t>
      </w:r>
      <w:proofErr w:type="spellEnd"/>
      <w:r w:rsidRPr="00F27592">
        <w:rPr>
          <w:rFonts w:ascii="Arial" w:eastAsia="Times New Roman" w:hAnsi="Arial" w:cs="Arial"/>
          <w:color w:val="444444"/>
          <w:sz w:val="18"/>
          <w:szCs w:val="18"/>
          <w:lang w:eastAsia="ru-RU"/>
        </w:rPr>
        <w:t xml:space="preserve"> </w:t>
      </w:r>
      <w:proofErr w:type="spellStart"/>
      <w:r w:rsidRPr="00F27592">
        <w:rPr>
          <w:rFonts w:ascii="Arial" w:eastAsia="Times New Roman" w:hAnsi="Arial" w:cs="Arial"/>
          <w:color w:val="444444"/>
          <w:sz w:val="18"/>
          <w:szCs w:val="18"/>
          <w:lang w:eastAsia="ru-RU"/>
        </w:rPr>
        <w:t>solutions</w:t>
      </w:r>
      <w:proofErr w:type="spellEnd"/>
      <w:r w:rsidRPr="00F27592">
        <w:rPr>
          <w:rFonts w:ascii="Arial" w:eastAsia="Times New Roman" w:hAnsi="Arial" w:cs="Arial"/>
          <w:color w:val="444444"/>
          <w:sz w:val="18"/>
          <w:szCs w:val="18"/>
          <w:lang w:eastAsia="ru-RU"/>
        </w:rPr>
        <w:t>:</w:t>
      </w:r>
    </w:p>
    <w:p w:rsidR="00F27592" w:rsidRPr="00F27592" w:rsidRDefault="00F27592" w:rsidP="00F27592">
      <w:pPr>
        <w:numPr>
          <w:ilvl w:val="0"/>
          <w:numId w:val="3"/>
        </w:numPr>
        <w:shd w:val="clear" w:color="auto" w:fill="FFFFFF"/>
        <w:spacing w:after="0" w:line="240" w:lineRule="auto"/>
        <w:ind w:left="300"/>
        <w:rPr>
          <w:rFonts w:ascii="inherit" w:eastAsia="Times New Roman" w:hAnsi="inherit" w:cs="Arial"/>
          <w:color w:val="444444"/>
          <w:sz w:val="18"/>
          <w:szCs w:val="18"/>
          <w:lang w:val="en-US" w:eastAsia="ru-RU"/>
        </w:rPr>
      </w:pPr>
      <w:r w:rsidRPr="00F27592">
        <w:rPr>
          <w:rFonts w:ascii="inherit" w:eastAsia="Times New Roman" w:hAnsi="inherit" w:cs="Arial"/>
          <w:color w:val="444444"/>
          <w:sz w:val="18"/>
          <w:szCs w:val="18"/>
          <w:lang w:val="en-US" w:eastAsia="ru-RU"/>
        </w:rPr>
        <w:t xml:space="preserve">Reduce the </w:t>
      </w:r>
      <w:proofErr w:type="spellStart"/>
      <w:r w:rsidRPr="00F27592">
        <w:rPr>
          <w:rFonts w:ascii="inherit" w:eastAsia="Times New Roman" w:hAnsi="inherit" w:cs="Arial"/>
          <w:color w:val="444444"/>
          <w:sz w:val="18"/>
          <w:szCs w:val="18"/>
          <w:lang w:val="en-US" w:eastAsia="ru-RU"/>
        </w:rPr>
        <w:t>Arduino</w:t>
      </w:r>
      <w:proofErr w:type="spellEnd"/>
      <w:r w:rsidRPr="00F27592">
        <w:rPr>
          <w:rFonts w:ascii="inherit" w:eastAsia="Times New Roman" w:hAnsi="inherit" w:cs="Arial"/>
          <w:color w:val="444444"/>
          <w:sz w:val="18"/>
          <w:szCs w:val="18"/>
          <w:lang w:val="en-US" w:eastAsia="ru-RU"/>
        </w:rPr>
        <w:t xml:space="preserve"> I/</w:t>
      </w:r>
      <w:proofErr w:type="spellStart"/>
      <w:r w:rsidRPr="00F27592">
        <w:rPr>
          <w:rFonts w:ascii="inherit" w:eastAsia="Times New Roman" w:hAnsi="inherit" w:cs="Arial"/>
          <w:color w:val="444444"/>
          <w:sz w:val="18"/>
          <w:szCs w:val="18"/>
          <w:lang w:val="en-US" w:eastAsia="ru-RU"/>
        </w:rPr>
        <w:t>Os</w:t>
      </w:r>
      <w:proofErr w:type="spellEnd"/>
      <w:r w:rsidRPr="00F27592">
        <w:rPr>
          <w:rFonts w:ascii="inherit" w:eastAsia="Times New Roman" w:hAnsi="inherit" w:cs="Arial"/>
          <w:color w:val="444444"/>
          <w:sz w:val="18"/>
          <w:szCs w:val="18"/>
          <w:lang w:val="en-US" w:eastAsia="ru-RU"/>
        </w:rPr>
        <w:t xml:space="preserve"> current with resistors (for SDA</w:t>
      </w:r>
      <w:proofErr w:type="gramStart"/>
      <w:r w:rsidRPr="00F27592">
        <w:rPr>
          <w:rFonts w:ascii="inherit" w:eastAsia="Times New Roman" w:hAnsi="inherit" w:cs="Arial"/>
          <w:color w:val="444444"/>
          <w:sz w:val="18"/>
          <w:szCs w:val="18"/>
          <w:lang w:val="en-US" w:eastAsia="ru-RU"/>
        </w:rPr>
        <w:t>,SCL,CS,A0,RESET</w:t>
      </w:r>
      <w:proofErr w:type="gramEnd"/>
      <w:r w:rsidRPr="00F27592">
        <w:rPr>
          <w:rFonts w:ascii="inherit" w:eastAsia="Times New Roman" w:hAnsi="inherit" w:cs="Arial"/>
          <w:color w:val="444444"/>
          <w:sz w:val="18"/>
          <w:szCs w:val="18"/>
          <w:lang w:val="en-US" w:eastAsia="ru-RU"/>
        </w:rPr>
        <w:t xml:space="preserve">). You can see that on the first picture in </w:t>
      </w:r>
      <w:proofErr w:type="gramStart"/>
      <w:r w:rsidRPr="00F27592">
        <w:rPr>
          <w:rFonts w:ascii="inherit" w:eastAsia="Times New Roman" w:hAnsi="inherit" w:cs="Arial"/>
          <w:color w:val="444444"/>
          <w:sz w:val="18"/>
          <w:szCs w:val="18"/>
          <w:lang w:val="en-US" w:eastAsia="ru-RU"/>
        </w:rPr>
        <w:t>Wiring</w:t>
      </w:r>
      <w:proofErr w:type="gramEnd"/>
      <w:r w:rsidRPr="00F27592">
        <w:rPr>
          <w:rFonts w:ascii="inherit" w:eastAsia="Times New Roman" w:hAnsi="inherit" w:cs="Arial"/>
          <w:color w:val="444444"/>
          <w:sz w:val="18"/>
          <w:szCs w:val="18"/>
          <w:lang w:val="en-US" w:eastAsia="ru-RU"/>
        </w:rPr>
        <w:t xml:space="preserve"> section.</w:t>
      </w:r>
    </w:p>
    <w:p w:rsidR="00F27592" w:rsidRPr="00F27592" w:rsidRDefault="00F27592" w:rsidP="00F27592">
      <w:pPr>
        <w:numPr>
          <w:ilvl w:val="0"/>
          <w:numId w:val="3"/>
        </w:numPr>
        <w:shd w:val="clear" w:color="auto" w:fill="FFFFFF"/>
        <w:spacing w:after="0" w:line="240" w:lineRule="auto"/>
        <w:ind w:left="300"/>
        <w:rPr>
          <w:rFonts w:ascii="inherit" w:eastAsia="Times New Roman" w:hAnsi="inherit" w:cs="Arial"/>
          <w:color w:val="444444"/>
          <w:sz w:val="18"/>
          <w:szCs w:val="18"/>
          <w:lang w:val="en-US" w:eastAsia="ru-RU"/>
        </w:rPr>
      </w:pPr>
      <w:r w:rsidRPr="00F27592">
        <w:rPr>
          <w:rFonts w:ascii="inherit" w:eastAsia="Times New Roman" w:hAnsi="inherit" w:cs="Arial"/>
          <w:color w:val="444444"/>
          <w:sz w:val="18"/>
          <w:szCs w:val="18"/>
          <w:lang w:val="en-US" w:eastAsia="ru-RU"/>
        </w:rPr>
        <w:t xml:space="preserve">Insert resistive dividers into each signal from </w:t>
      </w:r>
      <w:proofErr w:type="spellStart"/>
      <w:r w:rsidRPr="00F27592">
        <w:rPr>
          <w:rFonts w:ascii="inherit" w:eastAsia="Times New Roman" w:hAnsi="inherit" w:cs="Arial"/>
          <w:color w:val="444444"/>
          <w:sz w:val="18"/>
          <w:szCs w:val="18"/>
          <w:lang w:val="en-US" w:eastAsia="ru-RU"/>
        </w:rPr>
        <w:t>Arduino</w:t>
      </w:r>
      <w:proofErr w:type="spellEnd"/>
      <w:r w:rsidRPr="00F27592">
        <w:rPr>
          <w:rFonts w:ascii="inherit" w:eastAsia="Times New Roman" w:hAnsi="inherit" w:cs="Arial"/>
          <w:color w:val="444444"/>
          <w:sz w:val="18"/>
          <w:szCs w:val="18"/>
          <w:lang w:val="en-US" w:eastAsia="ru-RU"/>
        </w:rPr>
        <w:t xml:space="preserve"> board to TFT display. It consists of one in series of 180 Ohm and one 330 Ohm parallel to the inputs to ground, for each input. </w:t>
      </w:r>
    </w:p>
    <w:p w:rsidR="00F27592" w:rsidRPr="00F27592" w:rsidRDefault="00F27592" w:rsidP="00F27592">
      <w:pPr>
        <w:numPr>
          <w:ilvl w:val="0"/>
          <w:numId w:val="3"/>
        </w:numPr>
        <w:shd w:val="clear" w:color="auto" w:fill="FFFFFF"/>
        <w:spacing w:after="0" w:line="240" w:lineRule="auto"/>
        <w:ind w:left="300"/>
        <w:rPr>
          <w:rFonts w:ascii="inherit" w:eastAsia="Times New Roman" w:hAnsi="inherit" w:cs="Arial"/>
          <w:color w:val="444444"/>
          <w:sz w:val="18"/>
          <w:szCs w:val="18"/>
          <w:lang w:val="en-US" w:eastAsia="ru-RU"/>
        </w:rPr>
      </w:pPr>
      <w:r w:rsidRPr="00F27592">
        <w:rPr>
          <w:rFonts w:ascii="inherit" w:eastAsia="Times New Roman" w:hAnsi="inherit" w:cs="Arial"/>
          <w:color w:val="444444"/>
          <w:sz w:val="18"/>
          <w:szCs w:val="18"/>
          <w:lang w:val="en-US" w:eastAsia="ru-RU"/>
        </w:rPr>
        <w:t xml:space="preserve">Convert your </w:t>
      </w:r>
      <w:proofErr w:type="spellStart"/>
      <w:r w:rsidRPr="00F27592">
        <w:rPr>
          <w:rFonts w:ascii="inherit" w:eastAsia="Times New Roman" w:hAnsi="inherit" w:cs="Arial"/>
          <w:color w:val="444444"/>
          <w:sz w:val="18"/>
          <w:szCs w:val="18"/>
          <w:lang w:val="en-US" w:eastAsia="ru-RU"/>
        </w:rPr>
        <w:t>Arduino</w:t>
      </w:r>
      <w:proofErr w:type="spellEnd"/>
      <w:r w:rsidRPr="00F27592">
        <w:rPr>
          <w:rFonts w:ascii="inherit" w:eastAsia="Times New Roman" w:hAnsi="inherit" w:cs="Arial"/>
          <w:color w:val="444444"/>
          <w:sz w:val="18"/>
          <w:szCs w:val="18"/>
          <w:lang w:val="en-US" w:eastAsia="ru-RU"/>
        </w:rPr>
        <w:t xml:space="preserve"> board and TFT display to 3.3V. Many ways to do that for </w:t>
      </w:r>
      <w:proofErr w:type="spellStart"/>
      <w:r w:rsidRPr="00F27592">
        <w:rPr>
          <w:rFonts w:ascii="inherit" w:eastAsia="Times New Roman" w:hAnsi="inherit" w:cs="Arial"/>
          <w:color w:val="444444"/>
          <w:sz w:val="18"/>
          <w:szCs w:val="18"/>
          <w:lang w:val="en-US" w:eastAsia="ru-RU"/>
        </w:rPr>
        <w:t>Arduino</w:t>
      </w:r>
      <w:proofErr w:type="spellEnd"/>
      <w:r w:rsidRPr="00F27592">
        <w:rPr>
          <w:rFonts w:ascii="inherit" w:eastAsia="Times New Roman" w:hAnsi="inherit" w:cs="Arial"/>
          <w:color w:val="444444"/>
          <w:sz w:val="18"/>
          <w:szCs w:val="18"/>
          <w:lang w:val="en-US" w:eastAsia="ru-RU"/>
        </w:rPr>
        <w:t>. For example, on display board you have to put solder blob across JP1.</w:t>
      </w:r>
    </w:p>
    <w:p w:rsidR="00F27592" w:rsidRPr="00F27592" w:rsidRDefault="00F27592" w:rsidP="00F27592">
      <w:pPr>
        <w:shd w:val="clear" w:color="auto" w:fill="FFFFFF"/>
        <w:spacing w:after="0" w:line="240" w:lineRule="auto"/>
        <w:rPr>
          <w:rFonts w:ascii="Arial" w:eastAsia="Times New Roman" w:hAnsi="Arial" w:cs="Arial"/>
          <w:color w:val="444444"/>
          <w:sz w:val="18"/>
          <w:szCs w:val="18"/>
          <w:lang w:val="en-US" w:eastAsia="ru-RU"/>
        </w:rPr>
      </w:pPr>
      <w:r w:rsidRPr="00F27592">
        <w:rPr>
          <w:rFonts w:ascii="inherit" w:eastAsia="Times New Roman" w:hAnsi="inherit" w:cs="Arial"/>
          <w:i/>
          <w:iCs/>
          <w:color w:val="444444"/>
          <w:sz w:val="18"/>
          <w:szCs w:val="18"/>
          <w:bdr w:val="none" w:sz="0" w:space="0" w:color="auto" w:frame="1"/>
          <w:lang w:val="en-US" w:eastAsia="ru-RU"/>
        </w:rPr>
        <w:t>Code</w:t>
      </w:r>
    </w:p>
    <w:p w:rsidR="00F27592" w:rsidRPr="00F27592" w:rsidRDefault="00F27592" w:rsidP="00F27592">
      <w:pPr>
        <w:shd w:val="clear" w:color="auto" w:fill="FFFFFF"/>
        <w:spacing w:after="150" w:line="240" w:lineRule="auto"/>
        <w:rPr>
          <w:rFonts w:ascii="Arial" w:eastAsia="Times New Roman" w:hAnsi="Arial" w:cs="Arial"/>
          <w:color w:val="444444"/>
          <w:sz w:val="18"/>
          <w:szCs w:val="18"/>
          <w:lang w:val="en-US" w:eastAsia="ru-RU"/>
        </w:rPr>
      </w:pPr>
      <w:proofErr w:type="gramStart"/>
      <w:r w:rsidRPr="00F27592">
        <w:rPr>
          <w:rFonts w:ascii="Arial" w:eastAsia="Times New Roman" w:hAnsi="Arial" w:cs="Arial"/>
          <w:color w:val="444444"/>
          <w:sz w:val="18"/>
          <w:szCs w:val="18"/>
          <w:lang w:val="en-US" w:eastAsia="ru-RU"/>
        </w:rPr>
        <w:t>1.TFTDisplayText</w:t>
      </w:r>
      <w:proofErr w:type="gramEnd"/>
      <w:r w:rsidRPr="00F27592">
        <w:rPr>
          <w:rFonts w:ascii="Arial" w:eastAsia="Times New Roman" w:hAnsi="Arial" w:cs="Arial"/>
          <w:color w:val="444444"/>
          <w:sz w:val="18"/>
          <w:szCs w:val="18"/>
          <w:lang w:val="en-US" w:eastAsia="ru-RU"/>
        </w:rPr>
        <w:t xml:space="preserve"> sketch. </w:t>
      </w:r>
      <w:proofErr w:type="gramStart"/>
      <w:r w:rsidRPr="00F27592">
        <w:rPr>
          <w:rFonts w:ascii="Arial" w:eastAsia="Times New Roman" w:hAnsi="Arial" w:cs="Arial"/>
          <w:color w:val="444444"/>
          <w:sz w:val="18"/>
          <w:szCs w:val="18"/>
          <w:lang w:val="en-US" w:eastAsia="ru-RU"/>
        </w:rPr>
        <w:t>Displays text in the middle of the screen.</w:t>
      </w:r>
      <w:proofErr w:type="gramEnd"/>
    </w:p>
    <w:p w:rsidR="00F27592" w:rsidRPr="00F27592" w:rsidRDefault="00F27592" w:rsidP="00F27592">
      <w:pPr>
        <w:shd w:val="clear" w:color="auto" w:fill="FFFFFF"/>
        <w:spacing w:after="150" w:line="240" w:lineRule="auto"/>
        <w:rPr>
          <w:rFonts w:ascii="Arial" w:eastAsia="Times New Roman" w:hAnsi="Arial" w:cs="Arial"/>
          <w:color w:val="444444"/>
          <w:sz w:val="18"/>
          <w:szCs w:val="18"/>
          <w:lang w:val="en-US" w:eastAsia="ru-RU"/>
        </w:rPr>
      </w:pPr>
      <w:proofErr w:type="gramStart"/>
      <w:r w:rsidRPr="00F27592">
        <w:rPr>
          <w:rFonts w:ascii="Arial" w:eastAsia="Times New Roman" w:hAnsi="Arial" w:cs="Arial"/>
          <w:color w:val="444444"/>
          <w:sz w:val="18"/>
          <w:szCs w:val="18"/>
          <w:lang w:val="en-US" w:eastAsia="ru-RU"/>
        </w:rPr>
        <w:t>2.TFTshapes</w:t>
      </w:r>
      <w:proofErr w:type="gramEnd"/>
      <w:r w:rsidRPr="00F27592">
        <w:rPr>
          <w:rFonts w:ascii="Arial" w:eastAsia="Times New Roman" w:hAnsi="Arial" w:cs="Arial"/>
          <w:color w:val="444444"/>
          <w:sz w:val="18"/>
          <w:szCs w:val="18"/>
          <w:lang w:val="en-US" w:eastAsia="ru-RU"/>
        </w:rPr>
        <w:t xml:space="preserve"> sketch. </w:t>
      </w:r>
      <w:proofErr w:type="gramStart"/>
      <w:r w:rsidRPr="00F27592">
        <w:rPr>
          <w:rFonts w:ascii="Arial" w:eastAsia="Times New Roman" w:hAnsi="Arial" w:cs="Arial"/>
          <w:color w:val="444444"/>
          <w:sz w:val="18"/>
          <w:szCs w:val="18"/>
          <w:lang w:val="en-US" w:eastAsia="ru-RU"/>
        </w:rPr>
        <w:t>Displays different shapes.</w:t>
      </w:r>
      <w:proofErr w:type="gramEnd"/>
    </w:p>
    <w:p w:rsidR="00F27592" w:rsidRPr="00F27592" w:rsidRDefault="00F27592" w:rsidP="00F27592">
      <w:pPr>
        <w:shd w:val="clear" w:color="auto" w:fill="FFFFFF"/>
        <w:spacing w:after="0" w:line="240" w:lineRule="auto"/>
        <w:rPr>
          <w:rFonts w:ascii="Arial" w:eastAsia="Times New Roman" w:hAnsi="Arial" w:cs="Arial"/>
          <w:color w:val="444444"/>
          <w:sz w:val="18"/>
          <w:szCs w:val="18"/>
          <w:lang w:val="en-US" w:eastAsia="ru-RU"/>
        </w:rPr>
      </w:pPr>
      <w:proofErr w:type="gramStart"/>
      <w:r w:rsidRPr="00F27592">
        <w:rPr>
          <w:rFonts w:ascii="Arial" w:eastAsia="Times New Roman" w:hAnsi="Arial" w:cs="Arial"/>
          <w:color w:val="444444"/>
          <w:sz w:val="18"/>
          <w:szCs w:val="18"/>
          <w:lang w:val="en-US" w:eastAsia="ru-RU"/>
        </w:rPr>
        <w:t>3.TFTBitmapLogo</w:t>
      </w:r>
      <w:proofErr w:type="gramEnd"/>
      <w:r w:rsidRPr="00F27592">
        <w:rPr>
          <w:rFonts w:ascii="Arial" w:eastAsia="Times New Roman" w:hAnsi="Arial" w:cs="Arial"/>
          <w:color w:val="444444"/>
          <w:sz w:val="18"/>
          <w:szCs w:val="18"/>
          <w:lang w:val="en-US" w:eastAsia="ru-RU"/>
        </w:rPr>
        <w:t xml:space="preserve"> sketch. Displays your </w:t>
      </w:r>
      <w:proofErr w:type="spellStart"/>
      <w:r w:rsidRPr="00F27592">
        <w:rPr>
          <w:rFonts w:ascii="Arial" w:eastAsia="Times New Roman" w:hAnsi="Arial" w:cs="Arial"/>
          <w:color w:val="444444"/>
          <w:sz w:val="18"/>
          <w:szCs w:val="18"/>
          <w:lang w:val="en-US" w:eastAsia="ru-RU"/>
        </w:rPr>
        <w:t>picture.The</w:t>
      </w:r>
      <w:proofErr w:type="spellEnd"/>
      <w:r w:rsidRPr="00F27592">
        <w:rPr>
          <w:rFonts w:ascii="Arial" w:eastAsia="Times New Roman" w:hAnsi="Arial" w:cs="Arial"/>
          <w:color w:val="444444"/>
          <w:sz w:val="18"/>
          <w:szCs w:val="18"/>
          <w:lang w:val="en-US" w:eastAsia="ru-RU"/>
        </w:rPr>
        <w:t xml:space="preserve"> display can load images bigger or smaller than the display size (160 x 128 </w:t>
      </w:r>
      <w:proofErr w:type="spellStart"/>
      <w:r w:rsidRPr="00F27592">
        <w:rPr>
          <w:rFonts w:ascii="Arial" w:eastAsia="Times New Roman" w:hAnsi="Arial" w:cs="Arial"/>
          <w:color w:val="444444"/>
          <w:sz w:val="18"/>
          <w:szCs w:val="18"/>
          <w:lang w:val="en-US" w:eastAsia="ru-RU"/>
        </w:rPr>
        <w:t>px</w:t>
      </w:r>
      <w:proofErr w:type="spellEnd"/>
      <w:r w:rsidRPr="00F27592">
        <w:rPr>
          <w:rFonts w:ascii="Arial" w:eastAsia="Times New Roman" w:hAnsi="Arial" w:cs="Arial"/>
          <w:color w:val="444444"/>
          <w:sz w:val="18"/>
          <w:szCs w:val="18"/>
          <w:lang w:val="en-US" w:eastAsia="ru-RU"/>
        </w:rPr>
        <w:t xml:space="preserve">), but for better results, edit your image size to 160 x 128 </w:t>
      </w:r>
      <w:proofErr w:type="spellStart"/>
      <w:r w:rsidRPr="00F27592">
        <w:rPr>
          <w:rFonts w:ascii="Arial" w:eastAsia="Times New Roman" w:hAnsi="Arial" w:cs="Arial"/>
          <w:color w:val="444444"/>
          <w:sz w:val="18"/>
          <w:szCs w:val="18"/>
          <w:lang w:val="en-US" w:eastAsia="ru-RU"/>
        </w:rPr>
        <w:t>px.The</w:t>
      </w:r>
      <w:proofErr w:type="spellEnd"/>
      <w:r w:rsidRPr="00F27592">
        <w:rPr>
          <w:rFonts w:ascii="Arial" w:eastAsia="Times New Roman" w:hAnsi="Arial" w:cs="Arial"/>
          <w:color w:val="444444"/>
          <w:sz w:val="18"/>
          <w:szCs w:val="18"/>
          <w:lang w:val="en-US" w:eastAsia="ru-RU"/>
        </w:rPr>
        <w:t xml:space="preserve"> image should be in </w:t>
      </w:r>
      <w:r w:rsidRPr="00F27592">
        <w:rPr>
          <w:rFonts w:ascii="inherit" w:eastAsia="Times New Roman" w:hAnsi="inherit" w:cs="Arial"/>
          <w:b/>
          <w:bCs/>
          <w:color w:val="444444"/>
          <w:sz w:val="18"/>
          <w:szCs w:val="18"/>
          <w:bdr w:val="none" w:sz="0" w:space="0" w:color="auto" w:frame="1"/>
          <w:lang w:val="en-US" w:eastAsia="ru-RU"/>
        </w:rPr>
        <w:t>.bmp</w:t>
      </w:r>
      <w:r w:rsidRPr="00F27592">
        <w:rPr>
          <w:rFonts w:ascii="Arial" w:eastAsia="Times New Roman" w:hAnsi="Arial" w:cs="Arial"/>
          <w:color w:val="444444"/>
          <w:sz w:val="18"/>
          <w:szCs w:val="18"/>
          <w:lang w:val="en-US" w:eastAsia="ru-RU"/>
        </w:rPr>
        <w:t> format. To do that, you can use a photo editing software and save the image as</w:t>
      </w:r>
      <w:r w:rsidRPr="00F27592">
        <w:rPr>
          <w:rFonts w:ascii="inherit" w:eastAsia="Times New Roman" w:hAnsi="inherit" w:cs="Arial"/>
          <w:b/>
          <w:bCs/>
          <w:color w:val="444444"/>
          <w:sz w:val="18"/>
          <w:szCs w:val="18"/>
          <w:bdr w:val="none" w:sz="0" w:space="0" w:color="auto" w:frame="1"/>
          <w:lang w:val="en-US" w:eastAsia="ru-RU"/>
        </w:rPr>
        <w:t> .bmp </w:t>
      </w:r>
      <w:r w:rsidRPr="00F27592">
        <w:rPr>
          <w:rFonts w:ascii="Arial" w:eastAsia="Times New Roman" w:hAnsi="Arial" w:cs="Arial"/>
          <w:color w:val="444444"/>
          <w:sz w:val="18"/>
          <w:szCs w:val="18"/>
          <w:lang w:val="en-US" w:eastAsia="ru-RU"/>
        </w:rPr>
        <w:t xml:space="preserve">format. If you want to later use your own image, use an image editing tool and crop your image to no larger than 128 pixels high and 160 pixels wide. Save it as a 24-bit color BMP file - it must be 24-bit color format to work, even if it was originally a 16-bit color image - </w:t>
      </w:r>
      <w:proofErr w:type="spellStart"/>
      <w:r w:rsidRPr="00F27592">
        <w:rPr>
          <w:rFonts w:ascii="Arial" w:eastAsia="Times New Roman" w:hAnsi="Arial" w:cs="Arial"/>
          <w:color w:val="444444"/>
          <w:sz w:val="18"/>
          <w:szCs w:val="18"/>
          <w:lang w:val="en-US" w:eastAsia="ru-RU"/>
        </w:rPr>
        <w:t>becaue</w:t>
      </w:r>
      <w:proofErr w:type="spellEnd"/>
      <w:r w:rsidRPr="00F27592">
        <w:rPr>
          <w:rFonts w:ascii="Arial" w:eastAsia="Times New Roman" w:hAnsi="Arial" w:cs="Arial"/>
          <w:color w:val="444444"/>
          <w:sz w:val="18"/>
          <w:szCs w:val="18"/>
          <w:lang w:val="en-US" w:eastAsia="ru-RU"/>
        </w:rPr>
        <w:t xml:space="preserve"> of the way BMPs are stored and </w:t>
      </w:r>
      <w:proofErr w:type="spellStart"/>
      <w:r w:rsidRPr="00F27592">
        <w:rPr>
          <w:rFonts w:ascii="Arial" w:eastAsia="Times New Roman" w:hAnsi="Arial" w:cs="Arial"/>
          <w:color w:val="444444"/>
          <w:sz w:val="18"/>
          <w:szCs w:val="18"/>
          <w:lang w:val="en-US" w:eastAsia="ru-RU"/>
        </w:rPr>
        <w:t>displayed!You</w:t>
      </w:r>
      <w:proofErr w:type="spellEnd"/>
      <w:r w:rsidRPr="00F27592">
        <w:rPr>
          <w:rFonts w:ascii="Arial" w:eastAsia="Times New Roman" w:hAnsi="Arial" w:cs="Arial"/>
          <w:color w:val="444444"/>
          <w:sz w:val="18"/>
          <w:szCs w:val="18"/>
          <w:lang w:val="en-US" w:eastAsia="ru-RU"/>
        </w:rPr>
        <w:t xml:space="preserve"> can download example </w:t>
      </w:r>
      <w:hyperlink r:id="rId29" w:history="1">
        <w:r w:rsidRPr="00F27592">
          <w:rPr>
            <w:rFonts w:ascii="inherit" w:eastAsia="Times New Roman" w:hAnsi="inherit" w:cs="Arial"/>
            <w:color w:val="0099CC"/>
            <w:sz w:val="18"/>
            <w:szCs w:val="18"/>
            <w:bdr w:val="none" w:sz="0" w:space="0" w:color="auto" w:frame="1"/>
            <w:lang w:val="en-US" w:eastAsia="ru-RU"/>
          </w:rPr>
          <w:t>here</w:t>
        </w:r>
      </w:hyperlink>
      <w:r w:rsidRPr="00F27592">
        <w:rPr>
          <w:rFonts w:ascii="Arial" w:eastAsia="Times New Roman" w:hAnsi="Arial" w:cs="Arial"/>
          <w:color w:val="444444"/>
          <w:sz w:val="18"/>
          <w:szCs w:val="18"/>
          <w:lang w:val="en-US" w:eastAsia="ru-RU"/>
        </w:rPr>
        <w:t>.</w:t>
      </w:r>
    </w:p>
    <w:p w:rsidR="00F27592" w:rsidRPr="00F27592" w:rsidRDefault="00F27592" w:rsidP="00F27592">
      <w:pPr>
        <w:shd w:val="clear" w:color="auto" w:fill="FFFFFF"/>
        <w:spacing w:after="150" w:line="240" w:lineRule="auto"/>
        <w:rPr>
          <w:rFonts w:ascii="Arial" w:eastAsia="Times New Roman" w:hAnsi="Arial" w:cs="Arial"/>
          <w:color w:val="444444"/>
          <w:sz w:val="18"/>
          <w:szCs w:val="18"/>
          <w:lang w:val="en-US" w:eastAsia="ru-RU"/>
        </w:rPr>
      </w:pPr>
      <w:r w:rsidRPr="00F27592">
        <w:rPr>
          <w:rFonts w:ascii="Arial" w:eastAsia="Times New Roman" w:hAnsi="Arial" w:cs="Arial"/>
          <w:color w:val="444444"/>
          <w:sz w:val="18"/>
          <w:szCs w:val="18"/>
          <w:lang w:val="en-US" w:eastAsia="ru-RU"/>
        </w:rPr>
        <w:t>4. </w:t>
      </w:r>
      <w:proofErr w:type="spellStart"/>
      <w:proofErr w:type="gramStart"/>
      <w:r w:rsidRPr="00F27592">
        <w:rPr>
          <w:rFonts w:ascii="Arial" w:eastAsia="Times New Roman" w:hAnsi="Arial" w:cs="Arial"/>
          <w:color w:val="444444"/>
          <w:sz w:val="18"/>
          <w:szCs w:val="18"/>
          <w:lang w:val="en-US" w:eastAsia="ru-RU"/>
        </w:rPr>
        <w:t>graphicstest</w:t>
      </w:r>
      <w:proofErr w:type="spellEnd"/>
      <w:proofErr w:type="gramEnd"/>
      <w:r w:rsidRPr="00F27592">
        <w:rPr>
          <w:rFonts w:ascii="Arial" w:eastAsia="Times New Roman" w:hAnsi="Arial" w:cs="Arial"/>
          <w:color w:val="444444"/>
          <w:sz w:val="18"/>
          <w:szCs w:val="18"/>
          <w:lang w:val="en-US" w:eastAsia="ru-RU"/>
        </w:rPr>
        <w:t xml:space="preserve"> sketch. Test of graphics.</w:t>
      </w:r>
    </w:p>
    <w:p w:rsidR="00F27592" w:rsidRPr="00F27592" w:rsidRDefault="00F27592" w:rsidP="00F27592">
      <w:pPr>
        <w:shd w:val="clear" w:color="auto" w:fill="FFFFFF"/>
        <w:spacing w:after="150" w:line="240" w:lineRule="auto"/>
        <w:rPr>
          <w:rFonts w:ascii="Arial" w:eastAsia="Times New Roman" w:hAnsi="Arial" w:cs="Arial"/>
          <w:color w:val="444444"/>
          <w:sz w:val="18"/>
          <w:szCs w:val="18"/>
          <w:lang w:val="en-US" w:eastAsia="ru-RU"/>
        </w:rPr>
      </w:pPr>
      <w:r w:rsidRPr="00F27592">
        <w:rPr>
          <w:rFonts w:ascii="Arial" w:eastAsia="Times New Roman" w:hAnsi="Arial" w:cs="Arial"/>
          <w:color w:val="444444"/>
          <w:sz w:val="18"/>
          <w:szCs w:val="18"/>
          <w:lang w:val="en-US" w:eastAsia="ru-RU"/>
        </w:rPr>
        <w:t xml:space="preserve">5. </w:t>
      </w:r>
      <w:proofErr w:type="spellStart"/>
      <w:proofErr w:type="gramStart"/>
      <w:r w:rsidRPr="00F27592">
        <w:rPr>
          <w:rFonts w:ascii="Arial" w:eastAsia="Times New Roman" w:hAnsi="Arial" w:cs="Arial"/>
          <w:color w:val="444444"/>
          <w:sz w:val="18"/>
          <w:szCs w:val="18"/>
          <w:lang w:val="en-US" w:eastAsia="ru-RU"/>
        </w:rPr>
        <w:t>rotationtest</w:t>
      </w:r>
      <w:proofErr w:type="spellEnd"/>
      <w:proofErr w:type="gramEnd"/>
      <w:r w:rsidRPr="00F27592">
        <w:rPr>
          <w:rFonts w:ascii="Arial" w:eastAsia="Times New Roman" w:hAnsi="Arial" w:cs="Arial"/>
          <w:color w:val="444444"/>
          <w:sz w:val="18"/>
          <w:szCs w:val="18"/>
          <w:lang w:val="en-US" w:eastAsia="ru-RU"/>
        </w:rPr>
        <w:t xml:space="preserve"> sketch. Test of rotation.</w:t>
      </w:r>
    </w:p>
    <w:p w:rsidR="00F27592" w:rsidRPr="00F27592" w:rsidRDefault="00F27592" w:rsidP="00F27592">
      <w:pPr>
        <w:shd w:val="clear" w:color="auto" w:fill="FFFFFF"/>
        <w:spacing w:after="0" w:line="240" w:lineRule="auto"/>
        <w:rPr>
          <w:rFonts w:ascii="Arial" w:eastAsia="Times New Roman" w:hAnsi="Arial" w:cs="Arial"/>
          <w:color w:val="444444"/>
          <w:sz w:val="18"/>
          <w:szCs w:val="18"/>
          <w:lang w:val="en-US" w:eastAsia="ru-RU"/>
        </w:rPr>
      </w:pPr>
      <w:proofErr w:type="gramStart"/>
      <w:r w:rsidRPr="00F27592">
        <w:rPr>
          <w:rFonts w:ascii="Arial" w:eastAsia="Times New Roman" w:hAnsi="Arial" w:cs="Arial"/>
          <w:color w:val="444444"/>
          <w:sz w:val="18"/>
          <w:szCs w:val="18"/>
          <w:lang w:val="en-US" w:eastAsia="ru-RU"/>
        </w:rPr>
        <w:t>6.spitftbitmap</w:t>
      </w:r>
      <w:proofErr w:type="gramEnd"/>
      <w:r w:rsidRPr="00F27592">
        <w:rPr>
          <w:rFonts w:ascii="Arial" w:eastAsia="Times New Roman" w:hAnsi="Arial" w:cs="Arial"/>
          <w:color w:val="444444"/>
          <w:sz w:val="18"/>
          <w:szCs w:val="18"/>
          <w:lang w:val="en-US" w:eastAsia="ru-RU"/>
        </w:rPr>
        <w:t xml:space="preserve"> sketch. The display can load images bigger or smaller than the display size (160 x 128 </w:t>
      </w:r>
      <w:proofErr w:type="spellStart"/>
      <w:r w:rsidRPr="00F27592">
        <w:rPr>
          <w:rFonts w:ascii="Arial" w:eastAsia="Times New Roman" w:hAnsi="Arial" w:cs="Arial"/>
          <w:color w:val="444444"/>
          <w:sz w:val="18"/>
          <w:szCs w:val="18"/>
          <w:lang w:val="en-US" w:eastAsia="ru-RU"/>
        </w:rPr>
        <w:t>px</w:t>
      </w:r>
      <w:proofErr w:type="spellEnd"/>
      <w:r w:rsidRPr="00F27592">
        <w:rPr>
          <w:rFonts w:ascii="Arial" w:eastAsia="Times New Roman" w:hAnsi="Arial" w:cs="Arial"/>
          <w:color w:val="444444"/>
          <w:sz w:val="18"/>
          <w:szCs w:val="18"/>
          <w:lang w:val="en-US" w:eastAsia="ru-RU"/>
        </w:rPr>
        <w:t xml:space="preserve">), but for better results, edit your image size to 160 x 128 </w:t>
      </w:r>
      <w:proofErr w:type="spellStart"/>
      <w:r w:rsidRPr="00F27592">
        <w:rPr>
          <w:rFonts w:ascii="Arial" w:eastAsia="Times New Roman" w:hAnsi="Arial" w:cs="Arial"/>
          <w:color w:val="444444"/>
          <w:sz w:val="18"/>
          <w:szCs w:val="18"/>
          <w:lang w:val="en-US" w:eastAsia="ru-RU"/>
        </w:rPr>
        <w:t>px.The</w:t>
      </w:r>
      <w:proofErr w:type="spellEnd"/>
      <w:r w:rsidRPr="00F27592">
        <w:rPr>
          <w:rFonts w:ascii="Arial" w:eastAsia="Times New Roman" w:hAnsi="Arial" w:cs="Arial"/>
          <w:color w:val="444444"/>
          <w:sz w:val="18"/>
          <w:szCs w:val="18"/>
          <w:lang w:val="en-US" w:eastAsia="ru-RU"/>
        </w:rPr>
        <w:t xml:space="preserve"> image should be in </w:t>
      </w:r>
      <w:r w:rsidRPr="00F27592">
        <w:rPr>
          <w:rFonts w:ascii="inherit" w:eastAsia="Times New Roman" w:hAnsi="inherit" w:cs="Arial"/>
          <w:b/>
          <w:bCs/>
          <w:color w:val="444444"/>
          <w:sz w:val="18"/>
          <w:szCs w:val="18"/>
          <w:bdr w:val="none" w:sz="0" w:space="0" w:color="auto" w:frame="1"/>
          <w:lang w:val="en-US" w:eastAsia="ru-RU"/>
        </w:rPr>
        <w:t>.bmp</w:t>
      </w:r>
      <w:r w:rsidRPr="00F27592">
        <w:rPr>
          <w:rFonts w:ascii="Arial" w:eastAsia="Times New Roman" w:hAnsi="Arial" w:cs="Arial"/>
          <w:color w:val="444444"/>
          <w:sz w:val="18"/>
          <w:szCs w:val="18"/>
          <w:lang w:val="en-US" w:eastAsia="ru-RU"/>
        </w:rPr>
        <w:t> format. To do that, you can use a photo editing software and save the image as</w:t>
      </w:r>
      <w:r w:rsidRPr="00F27592">
        <w:rPr>
          <w:rFonts w:ascii="inherit" w:eastAsia="Times New Roman" w:hAnsi="inherit" w:cs="Arial"/>
          <w:b/>
          <w:bCs/>
          <w:color w:val="444444"/>
          <w:sz w:val="18"/>
          <w:szCs w:val="18"/>
          <w:bdr w:val="none" w:sz="0" w:space="0" w:color="auto" w:frame="1"/>
          <w:lang w:val="en-US" w:eastAsia="ru-RU"/>
        </w:rPr>
        <w:t> .bmp </w:t>
      </w:r>
      <w:r w:rsidRPr="00F27592">
        <w:rPr>
          <w:rFonts w:ascii="Arial" w:eastAsia="Times New Roman" w:hAnsi="Arial" w:cs="Arial"/>
          <w:color w:val="444444"/>
          <w:sz w:val="18"/>
          <w:szCs w:val="18"/>
          <w:lang w:val="en-US" w:eastAsia="ru-RU"/>
        </w:rPr>
        <w:t xml:space="preserve">format. If you want to later use your own image, use an image editing tool and crop your image to no larger than 160 pixels high and 128 pixels wide. Save it as a 24-bit color BMP </w:t>
      </w:r>
      <w:r w:rsidRPr="00F27592">
        <w:rPr>
          <w:rFonts w:ascii="Arial" w:eastAsia="Times New Roman" w:hAnsi="Arial" w:cs="Arial"/>
          <w:color w:val="444444"/>
          <w:sz w:val="18"/>
          <w:szCs w:val="18"/>
          <w:lang w:val="en-US" w:eastAsia="ru-RU"/>
        </w:rPr>
        <w:lastRenderedPageBreak/>
        <w:t xml:space="preserve">file - it must be 24-bit color format to work, even if it was originally a 16-bit color image - </w:t>
      </w:r>
      <w:proofErr w:type="spellStart"/>
      <w:r w:rsidRPr="00F27592">
        <w:rPr>
          <w:rFonts w:ascii="Arial" w:eastAsia="Times New Roman" w:hAnsi="Arial" w:cs="Arial"/>
          <w:color w:val="444444"/>
          <w:sz w:val="18"/>
          <w:szCs w:val="18"/>
          <w:lang w:val="en-US" w:eastAsia="ru-RU"/>
        </w:rPr>
        <w:t>becaue</w:t>
      </w:r>
      <w:proofErr w:type="spellEnd"/>
      <w:r w:rsidRPr="00F27592">
        <w:rPr>
          <w:rFonts w:ascii="Arial" w:eastAsia="Times New Roman" w:hAnsi="Arial" w:cs="Arial"/>
          <w:color w:val="444444"/>
          <w:sz w:val="18"/>
          <w:szCs w:val="18"/>
          <w:lang w:val="en-US" w:eastAsia="ru-RU"/>
        </w:rPr>
        <w:t xml:space="preserve"> of the way BMPs are stored and </w:t>
      </w:r>
      <w:proofErr w:type="spellStart"/>
      <w:r w:rsidRPr="00F27592">
        <w:rPr>
          <w:rFonts w:ascii="Arial" w:eastAsia="Times New Roman" w:hAnsi="Arial" w:cs="Arial"/>
          <w:color w:val="444444"/>
          <w:sz w:val="18"/>
          <w:szCs w:val="18"/>
          <w:lang w:val="en-US" w:eastAsia="ru-RU"/>
        </w:rPr>
        <w:t>displayed!You</w:t>
      </w:r>
      <w:proofErr w:type="spellEnd"/>
      <w:r w:rsidRPr="00F27592">
        <w:rPr>
          <w:rFonts w:ascii="Arial" w:eastAsia="Times New Roman" w:hAnsi="Arial" w:cs="Arial"/>
          <w:color w:val="444444"/>
          <w:sz w:val="18"/>
          <w:szCs w:val="18"/>
          <w:lang w:val="en-US" w:eastAsia="ru-RU"/>
        </w:rPr>
        <w:t xml:space="preserve"> can download example </w:t>
      </w:r>
      <w:hyperlink r:id="rId30" w:history="1">
        <w:r w:rsidRPr="00F27592">
          <w:rPr>
            <w:rFonts w:ascii="inherit" w:eastAsia="Times New Roman" w:hAnsi="inherit" w:cs="Arial"/>
            <w:color w:val="0099CC"/>
            <w:sz w:val="18"/>
            <w:szCs w:val="18"/>
            <w:bdr w:val="none" w:sz="0" w:space="0" w:color="auto" w:frame="1"/>
            <w:lang w:val="en-US" w:eastAsia="ru-RU"/>
          </w:rPr>
          <w:t>here</w:t>
        </w:r>
      </w:hyperlink>
      <w:r w:rsidRPr="00F27592">
        <w:rPr>
          <w:rFonts w:ascii="Arial" w:eastAsia="Times New Roman" w:hAnsi="Arial" w:cs="Arial"/>
          <w:color w:val="444444"/>
          <w:sz w:val="18"/>
          <w:szCs w:val="18"/>
          <w:lang w:val="en-US" w:eastAsia="ru-RU"/>
        </w:rPr>
        <w:t>.</w:t>
      </w:r>
    </w:p>
    <w:p w:rsidR="00F27592" w:rsidRPr="00F27592" w:rsidRDefault="00F27592" w:rsidP="00F27592">
      <w:pPr>
        <w:shd w:val="clear" w:color="auto" w:fill="FFFFFF"/>
        <w:spacing w:after="0" w:line="240" w:lineRule="auto"/>
        <w:rPr>
          <w:rFonts w:ascii="Arial" w:eastAsia="Times New Roman" w:hAnsi="Arial" w:cs="Arial"/>
          <w:color w:val="444444"/>
          <w:sz w:val="18"/>
          <w:szCs w:val="18"/>
          <w:lang w:val="en-US" w:eastAsia="ru-RU"/>
        </w:rPr>
      </w:pPr>
      <w:r w:rsidRPr="00F27592">
        <w:rPr>
          <w:rFonts w:ascii="Arial" w:eastAsia="Times New Roman" w:hAnsi="Arial" w:cs="Arial"/>
          <w:color w:val="444444"/>
          <w:sz w:val="18"/>
          <w:szCs w:val="18"/>
          <w:lang w:val="en-US" w:eastAsia="ru-RU"/>
        </w:rPr>
        <w:t>7. ST7735_SD</w:t>
      </w:r>
      <w:proofErr w:type="gramStart"/>
      <w:r w:rsidRPr="00F27592">
        <w:rPr>
          <w:rFonts w:ascii="Arial" w:eastAsia="Times New Roman" w:hAnsi="Arial" w:cs="Arial"/>
          <w:color w:val="444444"/>
          <w:sz w:val="18"/>
          <w:szCs w:val="18"/>
          <w:lang w:val="en-US" w:eastAsia="ru-RU"/>
        </w:rPr>
        <w:t>  sketch</w:t>
      </w:r>
      <w:proofErr w:type="gramEnd"/>
      <w:r w:rsidRPr="00F27592">
        <w:rPr>
          <w:rFonts w:ascii="Arial" w:eastAsia="Times New Roman" w:hAnsi="Arial" w:cs="Arial"/>
          <w:color w:val="444444"/>
          <w:sz w:val="18"/>
          <w:szCs w:val="18"/>
          <w:lang w:val="en-US" w:eastAsia="ru-RU"/>
        </w:rPr>
        <w:t xml:space="preserve">. </w:t>
      </w:r>
      <w:proofErr w:type="gramStart"/>
      <w:r w:rsidRPr="00F27592">
        <w:rPr>
          <w:rFonts w:ascii="Arial" w:eastAsia="Times New Roman" w:hAnsi="Arial" w:cs="Arial"/>
          <w:color w:val="444444"/>
          <w:sz w:val="18"/>
          <w:szCs w:val="18"/>
          <w:lang w:val="en-US" w:eastAsia="ru-RU"/>
        </w:rPr>
        <w:t>Scrolls you pictures like Photo frame.</w:t>
      </w:r>
      <w:proofErr w:type="gramEnd"/>
      <w:r w:rsidRPr="00F27592">
        <w:rPr>
          <w:rFonts w:ascii="Arial" w:eastAsia="Times New Roman" w:hAnsi="Arial" w:cs="Arial"/>
          <w:color w:val="444444"/>
          <w:sz w:val="18"/>
          <w:szCs w:val="18"/>
          <w:lang w:val="en-US" w:eastAsia="ru-RU"/>
        </w:rPr>
        <w:t xml:space="preserve"> The display can load images bigger or smaller than the display size (160 x 128 </w:t>
      </w:r>
      <w:proofErr w:type="spellStart"/>
      <w:r w:rsidRPr="00F27592">
        <w:rPr>
          <w:rFonts w:ascii="Arial" w:eastAsia="Times New Roman" w:hAnsi="Arial" w:cs="Arial"/>
          <w:color w:val="444444"/>
          <w:sz w:val="18"/>
          <w:szCs w:val="18"/>
          <w:lang w:val="en-US" w:eastAsia="ru-RU"/>
        </w:rPr>
        <w:t>px</w:t>
      </w:r>
      <w:proofErr w:type="spellEnd"/>
      <w:r w:rsidRPr="00F27592">
        <w:rPr>
          <w:rFonts w:ascii="Arial" w:eastAsia="Times New Roman" w:hAnsi="Arial" w:cs="Arial"/>
          <w:color w:val="444444"/>
          <w:sz w:val="18"/>
          <w:szCs w:val="18"/>
          <w:lang w:val="en-US" w:eastAsia="ru-RU"/>
        </w:rPr>
        <w:t xml:space="preserve">), but for better results, edit your image size to 160 x 128 </w:t>
      </w:r>
      <w:proofErr w:type="spellStart"/>
      <w:r w:rsidRPr="00F27592">
        <w:rPr>
          <w:rFonts w:ascii="Arial" w:eastAsia="Times New Roman" w:hAnsi="Arial" w:cs="Arial"/>
          <w:color w:val="444444"/>
          <w:sz w:val="18"/>
          <w:szCs w:val="18"/>
          <w:lang w:val="en-US" w:eastAsia="ru-RU"/>
        </w:rPr>
        <w:t>px.The</w:t>
      </w:r>
      <w:proofErr w:type="spellEnd"/>
      <w:r w:rsidRPr="00F27592">
        <w:rPr>
          <w:rFonts w:ascii="Arial" w:eastAsia="Times New Roman" w:hAnsi="Arial" w:cs="Arial"/>
          <w:color w:val="444444"/>
          <w:sz w:val="18"/>
          <w:szCs w:val="18"/>
          <w:lang w:val="en-US" w:eastAsia="ru-RU"/>
        </w:rPr>
        <w:t xml:space="preserve"> image should be in </w:t>
      </w:r>
      <w:r w:rsidRPr="00F27592">
        <w:rPr>
          <w:rFonts w:ascii="inherit" w:eastAsia="Times New Roman" w:hAnsi="inherit" w:cs="Arial"/>
          <w:b/>
          <w:bCs/>
          <w:color w:val="444444"/>
          <w:sz w:val="18"/>
          <w:szCs w:val="18"/>
          <w:bdr w:val="none" w:sz="0" w:space="0" w:color="auto" w:frame="1"/>
          <w:lang w:val="en-US" w:eastAsia="ru-RU"/>
        </w:rPr>
        <w:t>.bmp</w:t>
      </w:r>
      <w:r w:rsidRPr="00F27592">
        <w:rPr>
          <w:rFonts w:ascii="Arial" w:eastAsia="Times New Roman" w:hAnsi="Arial" w:cs="Arial"/>
          <w:color w:val="444444"/>
          <w:sz w:val="18"/>
          <w:szCs w:val="18"/>
          <w:lang w:val="en-US" w:eastAsia="ru-RU"/>
        </w:rPr>
        <w:t> format. To do that, you can use a photo editing software and save the image as</w:t>
      </w:r>
      <w:r w:rsidRPr="00F27592">
        <w:rPr>
          <w:rFonts w:ascii="inherit" w:eastAsia="Times New Roman" w:hAnsi="inherit" w:cs="Arial"/>
          <w:b/>
          <w:bCs/>
          <w:color w:val="444444"/>
          <w:sz w:val="18"/>
          <w:szCs w:val="18"/>
          <w:bdr w:val="none" w:sz="0" w:space="0" w:color="auto" w:frame="1"/>
          <w:lang w:val="en-US" w:eastAsia="ru-RU"/>
        </w:rPr>
        <w:t> .bmp </w:t>
      </w:r>
      <w:r w:rsidRPr="00F27592">
        <w:rPr>
          <w:rFonts w:ascii="Arial" w:eastAsia="Times New Roman" w:hAnsi="Arial" w:cs="Arial"/>
          <w:color w:val="444444"/>
          <w:sz w:val="18"/>
          <w:szCs w:val="18"/>
          <w:lang w:val="en-US" w:eastAsia="ru-RU"/>
        </w:rPr>
        <w:t xml:space="preserve">format. If you want to later use your own image, use an image editing tool and crop your image to no larger than 160 pixels high and 128 pixels wide. Save it as a 24-bit color BMP file - it must be 24-bit color format to work, even if it was originally a 16-bit color image - </w:t>
      </w:r>
      <w:proofErr w:type="spellStart"/>
      <w:r w:rsidRPr="00F27592">
        <w:rPr>
          <w:rFonts w:ascii="Arial" w:eastAsia="Times New Roman" w:hAnsi="Arial" w:cs="Arial"/>
          <w:color w:val="444444"/>
          <w:sz w:val="18"/>
          <w:szCs w:val="18"/>
          <w:lang w:val="en-US" w:eastAsia="ru-RU"/>
        </w:rPr>
        <w:t>becaue</w:t>
      </w:r>
      <w:proofErr w:type="spellEnd"/>
      <w:r w:rsidRPr="00F27592">
        <w:rPr>
          <w:rFonts w:ascii="Arial" w:eastAsia="Times New Roman" w:hAnsi="Arial" w:cs="Arial"/>
          <w:color w:val="444444"/>
          <w:sz w:val="18"/>
          <w:szCs w:val="18"/>
          <w:lang w:val="en-US" w:eastAsia="ru-RU"/>
        </w:rPr>
        <w:t xml:space="preserve"> of the way BMPs are stored and displayed! You can change the rotation of pictures to landscape or vertical. You can find examples of pictures used </w:t>
      </w:r>
      <w:hyperlink r:id="rId31" w:history="1">
        <w:r w:rsidRPr="00F27592">
          <w:rPr>
            <w:rFonts w:ascii="inherit" w:eastAsia="Times New Roman" w:hAnsi="inherit" w:cs="Arial"/>
            <w:color w:val="0099CC"/>
            <w:sz w:val="18"/>
            <w:szCs w:val="18"/>
            <w:bdr w:val="none" w:sz="0" w:space="0" w:color="auto" w:frame="1"/>
            <w:lang w:val="en-US" w:eastAsia="ru-RU"/>
          </w:rPr>
          <w:t>here</w:t>
        </w:r>
      </w:hyperlink>
      <w:r w:rsidRPr="00F27592">
        <w:rPr>
          <w:rFonts w:ascii="Arial" w:eastAsia="Times New Roman" w:hAnsi="Arial" w:cs="Arial"/>
          <w:color w:val="444444"/>
          <w:sz w:val="18"/>
          <w:szCs w:val="18"/>
          <w:lang w:val="en-US" w:eastAsia="ru-RU"/>
        </w:rPr>
        <w:t>.</w:t>
      </w:r>
    </w:p>
    <w:p w:rsidR="00F27592" w:rsidRPr="00F27592" w:rsidRDefault="00F27592" w:rsidP="00F27592">
      <w:pPr>
        <w:shd w:val="clear" w:color="auto" w:fill="FFFFFF"/>
        <w:spacing w:after="150" w:line="240" w:lineRule="auto"/>
        <w:rPr>
          <w:rFonts w:ascii="Arial" w:eastAsia="Times New Roman" w:hAnsi="Arial" w:cs="Arial"/>
          <w:color w:val="444444"/>
          <w:sz w:val="18"/>
          <w:szCs w:val="18"/>
          <w:lang w:val="en-US" w:eastAsia="ru-RU"/>
        </w:rPr>
      </w:pPr>
      <w:r w:rsidRPr="00F27592">
        <w:rPr>
          <w:rFonts w:ascii="Arial" w:eastAsia="Times New Roman" w:hAnsi="Arial" w:cs="Arial"/>
          <w:color w:val="444444"/>
          <w:sz w:val="18"/>
          <w:szCs w:val="18"/>
          <w:lang w:val="en-US" w:eastAsia="ru-RU"/>
        </w:rPr>
        <w:t xml:space="preserve">8. UTFT_Demo_160x128_Serial sketch. </w:t>
      </w:r>
      <w:proofErr w:type="gramStart"/>
      <w:r w:rsidRPr="00F27592">
        <w:rPr>
          <w:rFonts w:ascii="Arial" w:eastAsia="Times New Roman" w:hAnsi="Arial" w:cs="Arial"/>
          <w:color w:val="444444"/>
          <w:sz w:val="18"/>
          <w:szCs w:val="18"/>
          <w:lang w:val="en-US" w:eastAsia="ru-RU"/>
        </w:rPr>
        <w:t>Graphics test.</w:t>
      </w:r>
      <w:proofErr w:type="gramEnd"/>
    </w:p>
    <w:p w:rsidR="00F27592" w:rsidRPr="00F27592" w:rsidRDefault="00F27592" w:rsidP="00F27592">
      <w:pPr>
        <w:shd w:val="clear" w:color="auto" w:fill="FFFFFF"/>
        <w:spacing w:after="150" w:line="240" w:lineRule="auto"/>
        <w:rPr>
          <w:rFonts w:ascii="Arial" w:eastAsia="Times New Roman" w:hAnsi="Arial" w:cs="Arial"/>
          <w:color w:val="444444"/>
          <w:sz w:val="18"/>
          <w:szCs w:val="18"/>
          <w:lang w:eastAsia="ru-RU"/>
        </w:rPr>
      </w:pPr>
      <w:r w:rsidRPr="00F27592">
        <w:rPr>
          <w:rFonts w:ascii="Arial" w:eastAsia="Times New Roman" w:hAnsi="Arial" w:cs="Arial"/>
          <w:color w:val="444444"/>
          <w:sz w:val="18"/>
          <w:szCs w:val="18"/>
          <w:lang w:val="en-US" w:eastAsia="ru-RU"/>
        </w:rPr>
        <w:t xml:space="preserve">9. </w:t>
      </w:r>
      <w:proofErr w:type="spellStart"/>
      <w:proofErr w:type="gramStart"/>
      <w:r w:rsidRPr="00F27592">
        <w:rPr>
          <w:rFonts w:ascii="Arial" w:eastAsia="Times New Roman" w:hAnsi="Arial" w:cs="Arial"/>
          <w:color w:val="444444"/>
          <w:sz w:val="18"/>
          <w:szCs w:val="18"/>
          <w:lang w:val="en-US" w:eastAsia="ru-RU"/>
        </w:rPr>
        <w:t>graphicstest_QDTech</w:t>
      </w:r>
      <w:proofErr w:type="spellEnd"/>
      <w:proofErr w:type="gramEnd"/>
      <w:r w:rsidRPr="00F27592">
        <w:rPr>
          <w:rFonts w:ascii="Arial" w:eastAsia="Times New Roman" w:hAnsi="Arial" w:cs="Arial"/>
          <w:color w:val="444444"/>
          <w:sz w:val="18"/>
          <w:szCs w:val="18"/>
          <w:lang w:val="en-US" w:eastAsia="ru-RU"/>
        </w:rPr>
        <w:t xml:space="preserve"> sketch. Test of graphics for </w:t>
      </w:r>
      <w:proofErr w:type="spellStart"/>
      <w:r w:rsidRPr="00F27592">
        <w:rPr>
          <w:rFonts w:ascii="Arial" w:eastAsia="Times New Roman" w:hAnsi="Arial" w:cs="Arial"/>
          <w:color w:val="444444"/>
          <w:sz w:val="18"/>
          <w:szCs w:val="18"/>
          <w:lang w:val="en-US" w:eastAsia="ru-RU"/>
        </w:rPr>
        <w:t>Adafruit_QDTech</w:t>
      </w:r>
      <w:proofErr w:type="spellEnd"/>
      <w:r w:rsidRPr="00F27592">
        <w:rPr>
          <w:rFonts w:ascii="Arial" w:eastAsia="Times New Roman" w:hAnsi="Arial" w:cs="Arial"/>
          <w:color w:val="444444"/>
          <w:sz w:val="18"/>
          <w:szCs w:val="18"/>
          <w:lang w:val="en-US" w:eastAsia="ru-RU"/>
        </w:rPr>
        <w:t xml:space="preserve"> library. </w:t>
      </w:r>
      <w:proofErr w:type="spellStart"/>
      <w:r w:rsidRPr="00F27592">
        <w:rPr>
          <w:rFonts w:ascii="Arial" w:eastAsia="Times New Roman" w:hAnsi="Arial" w:cs="Arial"/>
          <w:color w:val="444444"/>
          <w:sz w:val="18"/>
          <w:szCs w:val="18"/>
          <w:lang w:eastAsia="ru-RU"/>
        </w:rPr>
        <w:t>Supports</w:t>
      </w:r>
      <w:proofErr w:type="spellEnd"/>
      <w:r w:rsidRPr="00F27592">
        <w:rPr>
          <w:rFonts w:ascii="Arial" w:eastAsia="Times New Roman" w:hAnsi="Arial" w:cs="Arial"/>
          <w:color w:val="444444"/>
          <w:sz w:val="18"/>
          <w:szCs w:val="18"/>
          <w:lang w:eastAsia="ru-RU"/>
        </w:rPr>
        <w:t xml:space="preserve"> S6D02A1 </w:t>
      </w:r>
      <w:proofErr w:type="spellStart"/>
      <w:r w:rsidRPr="00F27592">
        <w:rPr>
          <w:rFonts w:ascii="Arial" w:eastAsia="Times New Roman" w:hAnsi="Arial" w:cs="Arial"/>
          <w:color w:val="444444"/>
          <w:sz w:val="18"/>
          <w:szCs w:val="18"/>
          <w:lang w:eastAsia="ru-RU"/>
        </w:rPr>
        <w:t>chip</w:t>
      </w:r>
      <w:proofErr w:type="spellEnd"/>
    </w:p>
    <w:p w:rsidR="00F27592" w:rsidRPr="00F27592" w:rsidRDefault="00F27592" w:rsidP="00F27592">
      <w:pPr>
        <w:shd w:val="clear" w:color="auto" w:fill="FFFFFF"/>
        <w:spacing w:after="150" w:line="240" w:lineRule="auto"/>
        <w:rPr>
          <w:rFonts w:ascii="Arial" w:eastAsia="Times New Roman" w:hAnsi="Arial" w:cs="Arial"/>
          <w:color w:val="444444"/>
          <w:sz w:val="18"/>
          <w:szCs w:val="18"/>
          <w:lang w:eastAsia="ru-RU"/>
        </w:rPr>
      </w:pPr>
      <w:r w:rsidRPr="00F27592">
        <w:rPr>
          <w:rFonts w:ascii="Arial" w:eastAsia="Times New Roman" w:hAnsi="Arial" w:cs="Arial"/>
          <w:color w:val="444444"/>
          <w:sz w:val="18"/>
          <w:szCs w:val="18"/>
          <w:lang w:val="en-US" w:eastAsia="ru-RU"/>
        </w:rPr>
        <w:t>10</w:t>
      </w:r>
      <w:proofErr w:type="gramStart"/>
      <w:r w:rsidRPr="00F27592">
        <w:rPr>
          <w:rFonts w:ascii="Arial" w:eastAsia="Times New Roman" w:hAnsi="Arial" w:cs="Arial"/>
          <w:color w:val="444444"/>
          <w:sz w:val="18"/>
          <w:szCs w:val="18"/>
          <w:lang w:val="en-US" w:eastAsia="ru-RU"/>
        </w:rPr>
        <w:t>.tft</w:t>
      </w:r>
      <w:proofErr w:type="gramEnd"/>
      <w:r w:rsidRPr="00F27592">
        <w:rPr>
          <w:rFonts w:ascii="Arial" w:eastAsia="Times New Roman" w:hAnsi="Arial" w:cs="Arial"/>
          <w:color w:val="444444"/>
          <w:sz w:val="18"/>
          <w:szCs w:val="18"/>
          <w:lang w:val="en-US" w:eastAsia="ru-RU"/>
        </w:rPr>
        <w:t xml:space="preserve">_s6d02a1_graphicstest sketch. Test of Graphics for TFT_S6D02A1 </w:t>
      </w:r>
      <w:proofErr w:type="spellStart"/>
      <w:r w:rsidRPr="00F27592">
        <w:rPr>
          <w:rFonts w:ascii="Arial" w:eastAsia="Times New Roman" w:hAnsi="Arial" w:cs="Arial"/>
          <w:color w:val="444444"/>
          <w:sz w:val="18"/>
          <w:szCs w:val="18"/>
          <w:lang w:val="en-US" w:eastAsia="ru-RU"/>
        </w:rPr>
        <w:t>ibrary</w:t>
      </w:r>
      <w:proofErr w:type="spellEnd"/>
      <w:r w:rsidRPr="00F27592">
        <w:rPr>
          <w:rFonts w:ascii="Arial" w:eastAsia="Times New Roman" w:hAnsi="Arial" w:cs="Arial"/>
          <w:color w:val="444444"/>
          <w:sz w:val="18"/>
          <w:szCs w:val="18"/>
          <w:lang w:val="en-US" w:eastAsia="ru-RU"/>
        </w:rPr>
        <w:t xml:space="preserve">. </w:t>
      </w:r>
      <w:proofErr w:type="spellStart"/>
      <w:r w:rsidRPr="00F27592">
        <w:rPr>
          <w:rFonts w:ascii="Arial" w:eastAsia="Times New Roman" w:hAnsi="Arial" w:cs="Arial"/>
          <w:color w:val="444444"/>
          <w:sz w:val="18"/>
          <w:szCs w:val="18"/>
          <w:lang w:eastAsia="ru-RU"/>
        </w:rPr>
        <w:t>Library</w:t>
      </w:r>
      <w:proofErr w:type="spellEnd"/>
      <w:r w:rsidRPr="00F27592">
        <w:rPr>
          <w:rFonts w:ascii="Arial" w:eastAsia="Times New Roman" w:hAnsi="Arial" w:cs="Arial"/>
          <w:color w:val="444444"/>
          <w:sz w:val="18"/>
          <w:szCs w:val="18"/>
          <w:lang w:eastAsia="ru-RU"/>
        </w:rPr>
        <w:t xml:space="preserve"> </w:t>
      </w:r>
      <w:proofErr w:type="spellStart"/>
      <w:r w:rsidRPr="00F27592">
        <w:rPr>
          <w:rFonts w:ascii="Arial" w:eastAsia="Times New Roman" w:hAnsi="Arial" w:cs="Arial"/>
          <w:color w:val="444444"/>
          <w:sz w:val="18"/>
          <w:szCs w:val="18"/>
          <w:lang w:eastAsia="ru-RU"/>
        </w:rPr>
        <w:t>has</w:t>
      </w:r>
      <w:proofErr w:type="spellEnd"/>
      <w:r w:rsidRPr="00F27592">
        <w:rPr>
          <w:rFonts w:ascii="Arial" w:eastAsia="Times New Roman" w:hAnsi="Arial" w:cs="Arial"/>
          <w:color w:val="444444"/>
          <w:sz w:val="18"/>
          <w:szCs w:val="18"/>
          <w:lang w:eastAsia="ru-RU"/>
        </w:rPr>
        <w:t xml:space="preserve"> </w:t>
      </w:r>
      <w:proofErr w:type="spellStart"/>
      <w:r w:rsidRPr="00F27592">
        <w:rPr>
          <w:rFonts w:ascii="Arial" w:eastAsia="Times New Roman" w:hAnsi="Arial" w:cs="Arial"/>
          <w:color w:val="444444"/>
          <w:sz w:val="18"/>
          <w:szCs w:val="18"/>
          <w:lang w:eastAsia="ru-RU"/>
        </w:rPr>
        <w:t>quite</w:t>
      </w:r>
      <w:proofErr w:type="spellEnd"/>
      <w:r w:rsidRPr="00F27592">
        <w:rPr>
          <w:rFonts w:ascii="Arial" w:eastAsia="Times New Roman" w:hAnsi="Arial" w:cs="Arial"/>
          <w:color w:val="444444"/>
          <w:sz w:val="18"/>
          <w:szCs w:val="18"/>
          <w:lang w:eastAsia="ru-RU"/>
        </w:rPr>
        <w:t xml:space="preserve"> a </w:t>
      </w:r>
      <w:proofErr w:type="spellStart"/>
      <w:r w:rsidRPr="00F27592">
        <w:rPr>
          <w:rFonts w:ascii="Arial" w:eastAsia="Times New Roman" w:hAnsi="Arial" w:cs="Arial"/>
          <w:color w:val="444444"/>
          <w:sz w:val="18"/>
          <w:szCs w:val="18"/>
          <w:lang w:eastAsia="ru-RU"/>
        </w:rPr>
        <w:t>lot</w:t>
      </w:r>
      <w:proofErr w:type="spellEnd"/>
      <w:r w:rsidRPr="00F27592">
        <w:rPr>
          <w:rFonts w:ascii="Arial" w:eastAsia="Times New Roman" w:hAnsi="Arial" w:cs="Arial"/>
          <w:color w:val="444444"/>
          <w:sz w:val="18"/>
          <w:szCs w:val="18"/>
          <w:lang w:eastAsia="ru-RU"/>
        </w:rPr>
        <w:t xml:space="preserve"> </w:t>
      </w:r>
      <w:proofErr w:type="spellStart"/>
      <w:r w:rsidRPr="00F27592">
        <w:rPr>
          <w:rFonts w:ascii="Arial" w:eastAsia="Times New Roman" w:hAnsi="Arial" w:cs="Arial"/>
          <w:color w:val="444444"/>
          <w:sz w:val="18"/>
          <w:szCs w:val="18"/>
          <w:lang w:eastAsia="ru-RU"/>
        </w:rPr>
        <w:t>examples</w:t>
      </w:r>
      <w:proofErr w:type="spellEnd"/>
      <w:r w:rsidRPr="00F27592">
        <w:rPr>
          <w:rFonts w:ascii="Arial" w:eastAsia="Times New Roman" w:hAnsi="Arial" w:cs="Arial"/>
          <w:color w:val="444444"/>
          <w:sz w:val="18"/>
          <w:szCs w:val="18"/>
          <w:lang w:eastAsia="ru-RU"/>
        </w:rPr>
        <w:t>. </w:t>
      </w:r>
      <w:proofErr w:type="spellStart"/>
      <w:r w:rsidRPr="00F27592">
        <w:rPr>
          <w:rFonts w:ascii="Arial" w:eastAsia="Times New Roman" w:hAnsi="Arial" w:cs="Arial"/>
          <w:color w:val="444444"/>
          <w:sz w:val="18"/>
          <w:szCs w:val="18"/>
          <w:lang w:eastAsia="ru-RU"/>
        </w:rPr>
        <w:t>Supports</w:t>
      </w:r>
      <w:proofErr w:type="spellEnd"/>
      <w:r w:rsidRPr="00F27592">
        <w:rPr>
          <w:rFonts w:ascii="Arial" w:eastAsia="Times New Roman" w:hAnsi="Arial" w:cs="Arial"/>
          <w:color w:val="444444"/>
          <w:sz w:val="18"/>
          <w:szCs w:val="18"/>
          <w:lang w:eastAsia="ru-RU"/>
        </w:rPr>
        <w:t xml:space="preserve"> S6D02A1 </w:t>
      </w:r>
      <w:proofErr w:type="spellStart"/>
      <w:r w:rsidRPr="00F27592">
        <w:rPr>
          <w:rFonts w:ascii="Arial" w:eastAsia="Times New Roman" w:hAnsi="Arial" w:cs="Arial"/>
          <w:color w:val="444444"/>
          <w:sz w:val="18"/>
          <w:szCs w:val="18"/>
          <w:lang w:eastAsia="ru-RU"/>
        </w:rPr>
        <w:t>chip</w:t>
      </w:r>
      <w:proofErr w:type="spellEnd"/>
    </w:p>
    <w:p w:rsidR="00F27592" w:rsidRPr="00F27592" w:rsidRDefault="00F27592" w:rsidP="00F27592">
      <w:pPr>
        <w:shd w:val="clear" w:color="auto" w:fill="FFFFFF"/>
        <w:spacing w:after="150" w:line="240" w:lineRule="auto"/>
        <w:rPr>
          <w:rFonts w:ascii="Arial" w:eastAsia="Times New Roman" w:hAnsi="Arial" w:cs="Arial"/>
          <w:color w:val="444444"/>
          <w:sz w:val="18"/>
          <w:szCs w:val="18"/>
          <w:lang w:val="en-US" w:eastAsia="ru-RU"/>
        </w:rPr>
      </w:pPr>
      <w:r w:rsidRPr="00F27592">
        <w:rPr>
          <w:rFonts w:ascii="Arial" w:eastAsia="Times New Roman" w:hAnsi="Arial" w:cs="Arial"/>
          <w:color w:val="444444"/>
          <w:sz w:val="18"/>
          <w:szCs w:val="18"/>
          <w:lang w:val="en-US" w:eastAsia="ru-RU"/>
        </w:rPr>
        <w:t xml:space="preserve">11. </w:t>
      </w:r>
      <w:proofErr w:type="spellStart"/>
      <w:r w:rsidRPr="00F27592">
        <w:rPr>
          <w:rFonts w:ascii="Arial" w:eastAsia="Times New Roman" w:hAnsi="Arial" w:cs="Arial"/>
          <w:color w:val="444444"/>
          <w:sz w:val="18"/>
          <w:szCs w:val="18"/>
          <w:lang w:val="en-US" w:eastAsia="ru-RU"/>
        </w:rPr>
        <w:t>TFT_graphicstest_small</w:t>
      </w:r>
      <w:proofErr w:type="spellEnd"/>
      <w:r w:rsidRPr="00F27592">
        <w:rPr>
          <w:rFonts w:ascii="Arial" w:eastAsia="Times New Roman" w:hAnsi="Arial" w:cs="Arial"/>
          <w:color w:val="444444"/>
          <w:sz w:val="18"/>
          <w:szCs w:val="18"/>
          <w:lang w:val="en-US" w:eastAsia="ru-RU"/>
        </w:rPr>
        <w:t xml:space="preserve"> sketch for TFT_ILI9163 library. </w:t>
      </w:r>
      <w:proofErr w:type="gramStart"/>
      <w:r w:rsidRPr="00F27592">
        <w:rPr>
          <w:rFonts w:ascii="Arial" w:eastAsia="Times New Roman" w:hAnsi="Arial" w:cs="Arial"/>
          <w:color w:val="444444"/>
          <w:sz w:val="18"/>
          <w:szCs w:val="18"/>
          <w:lang w:val="en-US" w:eastAsia="ru-RU"/>
        </w:rPr>
        <w:t>Supports ILI9163 chip.</w:t>
      </w:r>
      <w:proofErr w:type="gramEnd"/>
      <w:r w:rsidRPr="00F27592">
        <w:rPr>
          <w:rFonts w:ascii="Arial" w:eastAsia="Times New Roman" w:hAnsi="Arial" w:cs="Arial"/>
          <w:color w:val="444444"/>
          <w:sz w:val="18"/>
          <w:szCs w:val="18"/>
          <w:lang w:val="en-US" w:eastAsia="ru-RU"/>
        </w:rPr>
        <w:t xml:space="preserve"> Do not forget to check the </w:t>
      </w:r>
      <w:proofErr w:type="spellStart"/>
      <w:r w:rsidRPr="00F27592">
        <w:rPr>
          <w:rFonts w:ascii="Arial" w:eastAsia="Times New Roman" w:hAnsi="Arial" w:cs="Arial"/>
          <w:color w:val="444444"/>
          <w:sz w:val="18"/>
          <w:szCs w:val="18"/>
          <w:lang w:val="en-US" w:eastAsia="ru-RU"/>
        </w:rPr>
        <w:t>User_Setup.h</w:t>
      </w:r>
      <w:proofErr w:type="spellEnd"/>
      <w:r w:rsidRPr="00F27592">
        <w:rPr>
          <w:rFonts w:ascii="Arial" w:eastAsia="Times New Roman" w:hAnsi="Arial" w:cs="Arial"/>
          <w:color w:val="444444"/>
          <w:sz w:val="18"/>
          <w:szCs w:val="18"/>
          <w:lang w:val="en-US" w:eastAsia="ru-RU"/>
        </w:rPr>
        <w:t xml:space="preserve"> file configuration in library folder.</w:t>
      </w:r>
    </w:p>
    <w:p w:rsidR="00A61053" w:rsidRPr="00F27592" w:rsidRDefault="008B3779">
      <w:pPr>
        <w:rPr>
          <w:lang w:val="en-US"/>
        </w:rPr>
      </w:pPr>
      <w:bookmarkStart w:id="41" w:name="_GoBack"/>
      <w:bookmarkEnd w:id="41"/>
    </w:p>
    <w:sectPr w:rsidR="00A61053" w:rsidRPr="00F2759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5500F"/>
    <w:multiLevelType w:val="multilevel"/>
    <w:tmpl w:val="16B46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32352DF"/>
    <w:multiLevelType w:val="multilevel"/>
    <w:tmpl w:val="DB4A4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D7F53CF"/>
    <w:multiLevelType w:val="multilevel"/>
    <w:tmpl w:val="DDD02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62C2E22"/>
    <w:multiLevelType w:val="multilevel"/>
    <w:tmpl w:val="2C9E2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7F42"/>
    <w:rsid w:val="00397F42"/>
    <w:rsid w:val="008B3779"/>
    <w:rsid w:val="00BB3F4E"/>
    <w:rsid w:val="00E97EAC"/>
    <w:rsid w:val="00F2759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F2759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F27592"/>
    <w:rPr>
      <w:b/>
      <w:bCs/>
    </w:rPr>
  </w:style>
  <w:style w:type="character" w:styleId="a5">
    <w:name w:val="Emphasis"/>
    <w:basedOn w:val="a0"/>
    <w:uiPriority w:val="20"/>
    <w:qFormat/>
    <w:rsid w:val="00F27592"/>
    <w:rPr>
      <w:i/>
      <w:iCs/>
    </w:rPr>
  </w:style>
  <w:style w:type="character" w:styleId="a6">
    <w:name w:val="Hyperlink"/>
    <w:basedOn w:val="a0"/>
    <w:uiPriority w:val="99"/>
    <w:semiHidden/>
    <w:unhideWhenUsed/>
    <w:rsid w:val="00F27592"/>
    <w:rPr>
      <w:color w:val="0000FF"/>
      <w:u w:val="single"/>
    </w:rPr>
  </w:style>
  <w:style w:type="paragraph" w:styleId="a7">
    <w:name w:val="Balloon Text"/>
    <w:basedOn w:val="a"/>
    <w:link w:val="a8"/>
    <w:uiPriority w:val="99"/>
    <w:semiHidden/>
    <w:unhideWhenUsed/>
    <w:rsid w:val="00F27592"/>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F2759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F2759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F27592"/>
    <w:rPr>
      <w:b/>
      <w:bCs/>
    </w:rPr>
  </w:style>
  <w:style w:type="character" w:styleId="a5">
    <w:name w:val="Emphasis"/>
    <w:basedOn w:val="a0"/>
    <w:uiPriority w:val="20"/>
    <w:qFormat/>
    <w:rsid w:val="00F27592"/>
    <w:rPr>
      <w:i/>
      <w:iCs/>
    </w:rPr>
  </w:style>
  <w:style w:type="character" w:styleId="a6">
    <w:name w:val="Hyperlink"/>
    <w:basedOn w:val="a0"/>
    <w:uiPriority w:val="99"/>
    <w:semiHidden/>
    <w:unhideWhenUsed/>
    <w:rsid w:val="00F27592"/>
    <w:rPr>
      <w:color w:val="0000FF"/>
      <w:u w:val="single"/>
    </w:rPr>
  </w:style>
  <w:style w:type="paragraph" w:styleId="a7">
    <w:name w:val="Balloon Text"/>
    <w:basedOn w:val="a"/>
    <w:link w:val="a8"/>
    <w:uiPriority w:val="99"/>
    <w:semiHidden/>
    <w:unhideWhenUsed/>
    <w:rsid w:val="00F27592"/>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F2759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901993">
      <w:bodyDiv w:val="1"/>
      <w:marLeft w:val="0"/>
      <w:marRight w:val="0"/>
      <w:marTop w:val="0"/>
      <w:marBottom w:val="0"/>
      <w:divBdr>
        <w:top w:val="none" w:sz="0" w:space="0" w:color="auto"/>
        <w:left w:val="none" w:sz="0" w:space="0" w:color="auto"/>
        <w:bottom w:val="none" w:sz="0" w:space="0" w:color="auto"/>
        <w:right w:val="none" w:sz="0" w:space="0" w:color="auto"/>
      </w:divBdr>
    </w:div>
    <w:div w:id="548416131">
      <w:bodyDiv w:val="1"/>
      <w:marLeft w:val="0"/>
      <w:marRight w:val="0"/>
      <w:marTop w:val="0"/>
      <w:marBottom w:val="0"/>
      <w:divBdr>
        <w:top w:val="none" w:sz="0" w:space="0" w:color="auto"/>
        <w:left w:val="none" w:sz="0" w:space="0" w:color="auto"/>
        <w:bottom w:val="none" w:sz="0" w:space="0" w:color="auto"/>
        <w:right w:val="none" w:sz="0" w:space="0" w:color="auto"/>
      </w:divBdr>
    </w:div>
    <w:div w:id="1856263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arduino.cc/en/Main/Software" TargetMode="External"/><Relationship Id="rId18" Type="http://schemas.openxmlformats.org/officeDocument/2006/relationships/image" Target="media/image11.jpeg"/><Relationship Id="rId26" Type="http://schemas.openxmlformats.org/officeDocument/2006/relationships/image" Target="media/image19.jpeg"/><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hyperlink" Target="http://s.click.aliexpress.com/e/ZzVjMbU" TargetMode="External"/><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acoptex.com/uploads/parrot.bmp"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4.jpeg"/><Relationship Id="rId19" Type="http://schemas.openxmlformats.org/officeDocument/2006/relationships/image" Target="media/image12.jpeg"/><Relationship Id="rId31" Type="http://schemas.openxmlformats.org/officeDocument/2006/relationships/hyperlink" Target="http://acoptex.com/uploads/picturesexamples18tftlcd.zip"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learn.adafruit.com/system/assets/assets/000/010/143/original/parrot.bm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10</Pages>
  <Words>2007</Words>
  <Characters>11443</Characters>
  <Application>Microsoft Office Word</Application>
  <DocSecurity>0</DocSecurity>
  <Lines>95</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13424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TOFBEAST</dc:creator>
  <cp:keywords/>
  <dc:description/>
  <cp:lastModifiedBy>TOFBEAST</cp:lastModifiedBy>
  <cp:revision>2</cp:revision>
  <dcterms:created xsi:type="dcterms:W3CDTF">2020-06-22T05:30:00Z</dcterms:created>
  <dcterms:modified xsi:type="dcterms:W3CDTF">2020-06-22T05:59:00Z</dcterms:modified>
</cp:coreProperties>
</file>